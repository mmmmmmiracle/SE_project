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310" w:rsidRDefault="00F53310">
      <w:pPr>
        <w:rPr>
          <w:rFonts w:ascii="黑体" w:eastAsia="黑体" w:hAnsi="黑体"/>
          <w:sz w:val="24"/>
        </w:rPr>
      </w:pPr>
    </w:p>
    <w:p w:rsidR="00F53310" w:rsidRDefault="00B10EFB">
      <w:pPr>
        <w:jc w:val="center"/>
        <w:rPr>
          <w:rFonts w:ascii="黑体" w:eastAsia="黑体" w:hAnsi="黑体"/>
          <w:sz w:val="24"/>
        </w:rPr>
      </w:pPr>
      <w:r>
        <w:rPr>
          <w:rFonts w:ascii="新宋体" w:eastAsia="新宋体" w:hAnsi="新宋体"/>
          <w:b/>
          <w:noProof/>
          <w:sz w:val="44"/>
        </w:rPr>
        <w:drawing>
          <wp:inline distT="0" distB="0" distL="0" distR="0">
            <wp:extent cx="2560320" cy="830580"/>
            <wp:effectExtent l="0" t="0" r="0" b="7620"/>
            <wp:docPr id="17" name="图片 1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60320" cy="830580"/>
                    </a:xfrm>
                    <a:prstGeom prst="rect">
                      <a:avLst/>
                    </a:prstGeom>
                    <a:noFill/>
                    <a:ln>
                      <a:noFill/>
                    </a:ln>
                  </pic:spPr>
                </pic:pic>
              </a:graphicData>
            </a:graphic>
          </wp:inline>
        </w:drawing>
      </w:r>
    </w:p>
    <w:p w:rsidR="00F53310" w:rsidRDefault="00F53310">
      <w:pPr>
        <w:rPr>
          <w:rFonts w:ascii="黑体" w:eastAsia="黑体" w:hAnsi="黑体"/>
          <w:sz w:val="24"/>
        </w:rPr>
      </w:pPr>
    </w:p>
    <w:p w:rsidR="00F53310" w:rsidRDefault="00F53310">
      <w:pPr>
        <w:rPr>
          <w:rFonts w:ascii="黑体" w:eastAsia="黑体" w:hAnsi="黑体"/>
          <w:sz w:val="24"/>
        </w:rPr>
      </w:pPr>
    </w:p>
    <w:p w:rsidR="00F53310" w:rsidRDefault="00B10EFB">
      <w:pPr>
        <w:jc w:val="center"/>
        <w:outlineLvl w:val="0"/>
        <w:rPr>
          <w:rFonts w:ascii="黑体" w:eastAsia="黑体" w:hAnsi="黑体"/>
          <w:b/>
          <w:sz w:val="52"/>
        </w:rPr>
      </w:pPr>
      <w:bookmarkStart w:id="0" w:name="_Toc32737"/>
      <w:bookmarkStart w:id="1" w:name="_Toc15795"/>
      <w:bookmarkStart w:id="2" w:name="_Toc27209588"/>
      <w:r>
        <w:rPr>
          <w:rFonts w:ascii="黑体" w:eastAsia="黑体" w:hAnsi="黑体"/>
          <w:b/>
          <w:sz w:val="52"/>
        </w:rPr>
        <w:t>安卓</w:t>
      </w:r>
      <w:r>
        <w:rPr>
          <w:rFonts w:ascii="黑体" w:eastAsia="黑体" w:hAnsi="黑体" w:hint="eastAsia"/>
          <w:b/>
          <w:sz w:val="52"/>
        </w:rPr>
        <w:t>APP权限分析平台项目报告书</w:t>
      </w:r>
      <w:bookmarkEnd w:id="0"/>
      <w:bookmarkEnd w:id="1"/>
      <w:bookmarkEnd w:id="2"/>
    </w:p>
    <w:p w:rsidR="00F53310" w:rsidRDefault="00F53310"/>
    <w:p w:rsidR="00F53310" w:rsidRDefault="00F53310"/>
    <w:p w:rsidR="00F53310" w:rsidRDefault="00B10EFB">
      <w:pPr>
        <w:jc w:val="center"/>
      </w:pPr>
      <w:r>
        <w:rPr>
          <w:rFonts w:ascii="新宋体" w:eastAsia="新宋体" w:hAnsi="新宋体"/>
          <w:noProof/>
        </w:rPr>
        <w:drawing>
          <wp:inline distT="0" distB="0" distL="0" distR="0">
            <wp:extent cx="2080260" cy="1935480"/>
            <wp:effectExtent l="0" t="0" r="2540" b="20320"/>
            <wp:docPr id="16" name="图片 16"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80260" cy="1935480"/>
                    </a:xfrm>
                    <a:prstGeom prst="rect">
                      <a:avLst/>
                    </a:prstGeom>
                    <a:noFill/>
                    <a:ln>
                      <a:noFill/>
                    </a:ln>
                  </pic:spPr>
                </pic:pic>
              </a:graphicData>
            </a:graphic>
          </wp:inline>
        </w:drawing>
      </w:r>
    </w:p>
    <w:p w:rsidR="00F53310" w:rsidRDefault="00F53310"/>
    <w:p w:rsidR="00F53310" w:rsidRDefault="00F53310">
      <w:pPr>
        <w:rPr>
          <w:b/>
          <w:sz w:val="32"/>
        </w:rPr>
      </w:pPr>
    </w:p>
    <w:p w:rsidR="00F53310" w:rsidRDefault="00B10EFB">
      <w:pPr>
        <w:ind w:firstLineChars="600" w:firstLine="1920"/>
        <w:rPr>
          <w:b/>
          <w:sz w:val="32"/>
          <w:u w:val="single"/>
        </w:rPr>
      </w:pPr>
      <w:r>
        <w:rPr>
          <w:rFonts w:hint="eastAsia"/>
          <w:b/>
          <w:sz w:val="32"/>
        </w:rPr>
        <w:t>学    院</w:t>
      </w:r>
      <w:r>
        <w:rPr>
          <w:rFonts w:hint="eastAsia"/>
          <w:b/>
          <w:sz w:val="32"/>
          <w:u w:val="single"/>
        </w:rPr>
        <w:t xml:space="preserve">   </w:t>
      </w:r>
      <w:r>
        <w:rPr>
          <w:b/>
          <w:sz w:val="32"/>
          <w:u w:val="single"/>
        </w:rPr>
        <w:t xml:space="preserve"> </w:t>
      </w:r>
      <w:r>
        <w:rPr>
          <w:rFonts w:hint="eastAsia"/>
          <w:b/>
          <w:sz w:val="32"/>
          <w:u w:val="single"/>
        </w:rPr>
        <w:t>国际工程师</w:t>
      </w:r>
      <w:r w:rsidR="00CF4DDD">
        <w:rPr>
          <w:b/>
          <w:sz w:val="32"/>
          <w:u w:val="single"/>
        </w:rPr>
        <w:t xml:space="preserve">  </w:t>
      </w:r>
      <w:r w:rsidRPr="00CF4DDD">
        <w:rPr>
          <w:rFonts w:hint="eastAsia"/>
          <w:b/>
          <w:sz w:val="32"/>
        </w:rPr>
        <w:t xml:space="preserve">学院 </w:t>
      </w:r>
      <w:r>
        <w:rPr>
          <w:rFonts w:hint="eastAsia"/>
          <w:b/>
          <w:sz w:val="32"/>
          <w:u w:val="single"/>
        </w:rPr>
        <w:t xml:space="preserve">  </w:t>
      </w:r>
      <w:r>
        <w:rPr>
          <w:b/>
          <w:sz w:val="32"/>
          <w:u w:val="single"/>
        </w:rPr>
        <w:t xml:space="preserve"> </w:t>
      </w:r>
    </w:p>
    <w:p w:rsidR="00F53310" w:rsidRDefault="00B10EFB">
      <w:pPr>
        <w:ind w:firstLineChars="600" w:firstLine="1920"/>
        <w:rPr>
          <w:b/>
          <w:sz w:val="32"/>
          <w:u w:val="single"/>
        </w:rPr>
      </w:pPr>
      <w:r>
        <w:rPr>
          <w:rFonts w:hint="eastAsia"/>
          <w:b/>
          <w:sz w:val="32"/>
        </w:rPr>
        <w:t>年    级</w:t>
      </w:r>
      <w:r w:rsidR="00E03710">
        <w:rPr>
          <w:rFonts w:hint="eastAsia"/>
          <w:b/>
          <w:sz w:val="32"/>
          <w:u w:val="single"/>
        </w:rPr>
        <w:t xml:space="preserve">  </w:t>
      </w:r>
      <w:r w:rsidR="00E03710">
        <w:rPr>
          <w:b/>
          <w:sz w:val="32"/>
          <w:u w:val="single"/>
        </w:rPr>
        <w:t xml:space="preserve">  </w:t>
      </w:r>
      <w:r w:rsidR="0060202B">
        <w:rPr>
          <w:b/>
          <w:sz w:val="32"/>
          <w:u w:val="single"/>
        </w:rPr>
        <w:t xml:space="preserve">  </w:t>
      </w:r>
      <w:r w:rsidR="00E03710">
        <w:rPr>
          <w:b/>
          <w:sz w:val="32"/>
          <w:u w:val="single"/>
        </w:rPr>
        <w:t xml:space="preserve"> </w:t>
      </w:r>
      <w:r w:rsidR="0060202B">
        <w:rPr>
          <w:b/>
          <w:sz w:val="32"/>
          <w:u w:val="single"/>
        </w:rPr>
        <w:t xml:space="preserve"> </w:t>
      </w:r>
      <w:r w:rsidR="00E03710">
        <w:rPr>
          <w:rFonts w:hint="eastAsia"/>
          <w:b/>
          <w:sz w:val="32"/>
          <w:u w:val="single"/>
        </w:rPr>
        <w:t>2018</w:t>
      </w:r>
      <w:r w:rsidR="00E03710">
        <w:rPr>
          <w:b/>
          <w:sz w:val="32"/>
          <w:u w:val="single"/>
        </w:rPr>
        <w:t xml:space="preserve"> </w:t>
      </w:r>
      <w:r w:rsidR="0060202B">
        <w:rPr>
          <w:b/>
          <w:sz w:val="32"/>
          <w:u w:val="single"/>
        </w:rPr>
        <w:t xml:space="preserve">     </w:t>
      </w:r>
      <w:r w:rsidR="00E03710" w:rsidRPr="0060202B">
        <w:rPr>
          <w:rFonts w:hint="eastAsia"/>
          <w:b/>
          <w:sz w:val="32"/>
        </w:rPr>
        <w:t>级</w:t>
      </w:r>
      <w:r w:rsidR="0060202B">
        <w:rPr>
          <w:rFonts w:hint="eastAsia"/>
          <w:b/>
          <w:sz w:val="32"/>
          <w:u w:val="single"/>
        </w:rPr>
        <w:t xml:space="preserve"> </w:t>
      </w:r>
      <w:r w:rsidR="00E03710" w:rsidRPr="00E03710">
        <w:rPr>
          <w:b/>
          <w:sz w:val="32"/>
        </w:rPr>
        <w:t xml:space="preserve">       </w:t>
      </w:r>
      <w:r w:rsidRPr="00E03710">
        <w:rPr>
          <w:rFonts w:hint="eastAsia"/>
          <w:b/>
          <w:sz w:val="32"/>
        </w:rPr>
        <w:t xml:space="preserve"> </w:t>
      </w:r>
      <w:r w:rsidRPr="00E03710">
        <w:rPr>
          <w:b/>
          <w:sz w:val="32"/>
        </w:rPr>
        <w:t xml:space="preserve"> </w:t>
      </w:r>
      <w:r w:rsidRPr="00E03710">
        <w:rPr>
          <w:rFonts w:hint="eastAsia"/>
          <w:b/>
          <w:sz w:val="32"/>
        </w:rPr>
        <w:t xml:space="preserve"> </w:t>
      </w:r>
    </w:p>
    <w:p w:rsidR="00F53310" w:rsidRDefault="00B10EFB">
      <w:pPr>
        <w:ind w:firstLineChars="600" w:firstLine="1920"/>
        <w:rPr>
          <w:b/>
          <w:sz w:val="32"/>
          <w:u w:val="single"/>
        </w:rPr>
      </w:pPr>
      <w:r>
        <w:rPr>
          <w:b/>
          <w:sz w:val="32"/>
        </w:rPr>
        <w:t>姓    名</w:t>
      </w:r>
      <w:r>
        <w:rPr>
          <w:rFonts w:hint="eastAsia"/>
          <w:b/>
          <w:sz w:val="32"/>
          <w:u w:val="single"/>
        </w:rPr>
        <w:t xml:space="preserve"> </w:t>
      </w:r>
      <w:r>
        <w:rPr>
          <w:b/>
          <w:sz w:val="32"/>
          <w:u w:val="single"/>
        </w:rPr>
        <w:t xml:space="preserve"> 后永胜 2018229035 </w:t>
      </w:r>
      <w:r>
        <w:rPr>
          <w:rFonts w:hint="eastAsia"/>
          <w:b/>
          <w:sz w:val="32"/>
          <w:u w:val="single"/>
        </w:rPr>
        <w:t xml:space="preserve"> </w:t>
      </w:r>
    </w:p>
    <w:p w:rsidR="00F53310" w:rsidRDefault="00B10EFB">
      <w:pPr>
        <w:ind w:firstLineChars="600" w:firstLine="1920"/>
        <w:rPr>
          <w:b/>
          <w:sz w:val="32"/>
          <w:u w:val="single"/>
        </w:rPr>
      </w:pPr>
      <w:r>
        <w:rPr>
          <w:rFonts w:hint="eastAsia"/>
          <w:b/>
          <w:sz w:val="32"/>
        </w:rPr>
        <w:t>姓    名</w:t>
      </w:r>
      <w:r>
        <w:rPr>
          <w:b/>
          <w:sz w:val="32"/>
          <w:u w:val="single"/>
        </w:rPr>
        <w:t xml:space="preserve">    刘懿 2018229042   </w:t>
      </w:r>
    </w:p>
    <w:p w:rsidR="00F53310" w:rsidRDefault="00B10EFB">
      <w:pPr>
        <w:ind w:firstLineChars="600" w:firstLine="1920"/>
        <w:rPr>
          <w:b/>
          <w:sz w:val="32"/>
          <w:u w:val="single"/>
        </w:rPr>
      </w:pPr>
      <w:r>
        <w:rPr>
          <w:b/>
          <w:sz w:val="32"/>
        </w:rPr>
        <w:t>姓    名</w:t>
      </w:r>
      <w:r w:rsidR="00CF4DDD">
        <w:rPr>
          <w:b/>
          <w:sz w:val="32"/>
          <w:u w:val="single"/>
        </w:rPr>
        <w:t xml:space="preserve"> </w:t>
      </w:r>
      <w:r>
        <w:rPr>
          <w:b/>
          <w:sz w:val="32"/>
          <w:u w:val="single"/>
        </w:rPr>
        <w:t xml:space="preserve"> 袁莎莎 2018229054  </w:t>
      </w:r>
    </w:p>
    <w:p w:rsidR="00F53310" w:rsidRDefault="00F53310">
      <w:pPr>
        <w:rPr>
          <w:b/>
          <w:sz w:val="32"/>
        </w:rPr>
      </w:pPr>
    </w:p>
    <w:p w:rsidR="00F53310" w:rsidRDefault="00B10EFB">
      <w:pPr>
        <w:jc w:val="center"/>
        <w:rPr>
          <w:b/>
          <w:sz w:val="32"/>
        </w:rPr>
      </w:pPr>
      <w:r>
        <w:rPr>
          <w:rFonts w:hint="eastAsia"/>
          <w:b/>
          <w:sz w:val="24"/>
          <w:szCs w:val="24"/>
        </w:rPr>
        <w:t xml:space="preserve">2019年 </w:t>
      </w:r>
      <w:r>
        <w:rPr>
          <w:b/>
          <w:sz w:val="24"/>
          <w:szCs w:val="24"/>
        </w:rPr>
        <w:t>11</w:t>
      </w:r>
      <w:r>
        <w:rPr>
          <w:rFonts w:hint="eastAsia"/>
          <w:b/>
          <w:sz w:val="24"/>
          <w:szCs w:val="24"/>
        </w:rPr>
        <w:t>月</w:t>
      </w:r>
      <w:r>
        <w:rPr>
          <w:b/>
          <w:sz w:val="24"/>
          <w:szCs w:val="24"/>
        </w:rPr>
        <w:t>23</w:t>
      </w:r>
      <w:r>
        <w:rPr>
          <w:rFonts w:hint="eastAsia"/>
          <w:b/>
          <w:sz w:val="24"/>
          <w:szCs w:val="24"/>
        </w:rPr>
        <w:t xml:space="preserve"> 日</w:t>
      </w:r>
    </w:p>
    <w:p w:rsidR="00F53310" w:rsidRDefault="00F53310">
      <w:pPr>
        <w:rPr>
          <w:b/>
          <w:sz w:val="32"/>
        </w:rPr>
        <w:sectPr w:rsidR="00F53310">
          <w:pgSz w:w="11906" w:h="16838"/>
          <w:pgMar w:top="1440" w:right="1800" w:bottom="1440" w:left="1800" w:header="851" w:footer="992" w:gutter="0"/>
          <w:cols w:space="425"/>
          <w:docGrid w:type="lines" w:linePitch="312"/>
        </w:sectPr>
      </w:pPr>
    </w:p>
    <w:p w:rsidR="00F53310" w:rsidRPr="00D90A61" w:rsidRDefault="00B10EFB">
      <w:pPr>
        <w:rPr>
          <w:ins w:id="3" w:author="IAME" w:date="2019-11-25T19:12:00Z"/>
          <w:rFonts w:ascii="宋体-简" w:eastAsia="宋体-简" w:hAnsi="宋体-简" w:cs="宋体-简"/>
          <w:bCs/>
          <w:sz w:val="32"/>
          <w:szCs w:val="32"/>
        </w:rPr>
      </w:pPr>
      <w:r w:rsidRPr="00D90A61">
        <w:rPr>
          <w:rFonts w:ascii="宋体-简" w:eastAsia="宋体-简" w:hAnsi="宋体-简" w:cs="宋体-简" w:hint="eastAsia"/>
          <w:bCs/>
          <w:sz w:val="32"/>
          <w:szCs w:val="32"/>
        </w:rPr>
        <w:lastRenderedPageBreak/>
        <w:t>项目分工：</w:t>
      </w:r>
    </w:p>
    <w:p w:rsidR="00D90A61" w:rsidRPr="00D90A61" w:rsidRDefault="00D90A61" w:rsidP="00D90A61">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D90A61">
        <w:rPr>
          <w:rFonts w:ascii="宋体-简" w:eastAsia="宋体-简" w:hAnsi="宋体-简" w:cs="宋体-简" w:hint="eastAsia"/>
          <w:color w:val="333333"/>
          <w:kern w:val="0"/>
          <w:sz w:val="24"/>
          <w:szCs w:val="24"/>
          <w:shd w:val="clear" w:color="auto" w:fill="FFFFFF"/>
          <w:lang w:bidi="ar"/>
        </w:rPr>
        <w:t>后永胜：</w:t>
      </w:r>
      <w:r w:rsidR="00D62900">
        <w:rPr>
          <w:rFonts w:ascii="宋体-简" w:eastAsia="宋体-简" w:hAnsi="宋体-简" w:cs="宋体-简" w:hint="eastAsia"/>
          <w:color w:val="333333"/>
          <w:kern w:val="0"/>
          <w:sz w:val="24"/>
          <w:szCs w:val="24"/>
          <w:shd w:val="clear" w:color="auto" w:fill="FFFFFF"/>
          <w:lang w:bidi="ar"/>
        </w:rPr>
        <w:t>数据分析及</w:t>
      </w:r>
      <w:r w:rsidRPr="00D90A61">
        <w:rPr>
          <w:rFonts w:ascii="宋体-简" w:eastAsia="宋体-简" w:hAnsi="宋体-简" w:cs="宋体-简" w:hint="eastAsia"/>
          <w:color w:val="333333"/>
          <w:kern w:val="0"/>
          <w:sz w:val="24"/>
          <w:szCs w:val="24"/>
          <w:shd w:val="clear" w:color="auto" w:fill="FFFFFF"/>
          <w:lang w:bidi="ar"/>
        </w:rPr>
        <w:t>项目数据库设计与实现</w:t>
      </w:r>
    </w:p>
    <w:p w:rsidR="003D4545" w:rsidRDefault="00D90A61" w:rsidP="003D4545">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D90A61">
        <w:rPr>
          <w:rFonts w:ascii="宋体-简" w:eastAsia="宋体-简" w:hAnsi="宋体-简" w:cs="宋体-简" w:hint="eastAsia"/>
          <w:color w:val="333333"/>
          <w:kern w:val="0"/>
          <w:sz w:val="24"/>
          <w:szCs w:val="24"/>
          <w:shd w:val="clear" w:color="auto" w:fill="FFFFFF"/>
          <w:lang w:bidi="ar"/>
        </w:rPr>
        <w:t>刘懿：</w:t>
      </w:r>
      <w:r w:rsidR="003D4545">
        <w:rPr>
          <w:rFonts w:ascii="宋体-简" w:eastAsia="宋体-简" w:hAnsi="宋体-简" w:cs="宋体-简" w:hint="eastAsia"/>
          <w:color w:val="333333"/>
          <w:kern w:val="0"/>
          <w:sz w:val="24"/>
          <w:szCs w:val="24"/>
          <w:shd w:val="clear" w:color="auto" w:fill="FFFFFF"/>
          <w:lang w:bidi="ar"/>
        </w:rPr>
        <w:t>权限解析工具</w:t>
      </w:r>
      <w:r w:rsidR="00D62900">
        <w:rPr>
          <w:rFonts w:ascii="宋体-简" w:eastAsia="宋体-简" w:hAnsi="宋体-简" w:cs="宋体-简" w:hint="eastAsia"/>
          <w:color w:val="333333"/>
          <w:kern w:val="0"/>
          <w:sz w:val="24"/>
          <w:szCs w:val="24"/>
          <w:shd w:val="clear" w:color="auto" w:fill="FFFFFF"/>
          <w:lang w:bidi="ar"/>
        </w:rPr>
        <w:t>设计</w:t>
      </w:r>
      <w:r w:rsidR="003D4545">
        <w:rPr>
          <w:rFonts w:ascii="宋体-简" w:eastAsia="宋体-简" w:hAnsi="宋体-简" w:cs="宋体-简" w:hint="eastAsia"/>
          <w:color w:val="333333"/>
          <w:kern w:val="0"/>
          <w:sz w:val="24"/>
          <w:szCs w:val="24"/>
          <w:shd w:val="clear" w:color="auto" w:fill="FFFFFF"/>
          <w:lang w:bidi="ar"/>
        </w:rPr>
        <w:t>，推荐系统功能设计</w:t>
      </w:r>
    </w:p>
    <w:p w:rsidR="00F53310" w:rsidRPr="003D4545" w:rsidRDefault="003D4545" w:rsidP="003D4545">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袁莎莎：主体功能设计</w:t>
      </w:r>
      <w:r w:rsidR="00D62900">
        <w:rPr>
          <w:rFonts w:ascii="宋体-简" w:eastAsia="宋体-简" w:hAnsi="宋体-简" w:cs="宋体-简" w:hint="eastAsia"/>
          <w:color w:val="333333"/>
          <w:kern w:val="0"/>
          <w:sz w:val="24"/>
          <w:szCs w:val="24"/>
          <w:shd w:val="clear" w:color="auto" w:fill="FFFFFF"/>
          <w:lang w:bidi="ar"/>
        </w:rPr>
        <w:t>，测试计划设计</w:t>
      </w:r>
      <w:r w:rsidR="00B10EFB" w:rsidRPr="00D90A61">
        <w:rPr>
          <w:sz w:val="24"/>
          <w:szCs w:val="24"/>
        </w:rPr>
        <w:br w:type="page"/>
      </w:r>
    </w:p>
    <w:sdt>
      <w:sdtPr>
        <w:rPr>
          <w:rFonts w:ascii="宋体" w:eastAsia="宋体" w:hAnsi="宋体"/>
          <w:sz w:val="30"/>
          <w:szCs w:val="30"/>
        </w:rPr>
        <w:id w:val="22919274"/>
        <w15:color w:val="DBDBDB"/>
      </w:sdtPr>
      <w:sdtEndPr>
        <w:rPr>
          <w:b/>
          <w:sz w:val="20"/>
          <w:szCs w:val="20"/>
          <w:u w:val="single"/>
        </w:rPr>
      </w:sdtEndPr>
      <w:sdtContent>
        <w:sdt>
          <w:sdtPr>
            <w:rPr>
              <w:rFonts w:ascii="宋体" w:eastAsia="宋体" w:hAnsi="宋体"/>
            </w:rPr>
            <w:id w:val="147467793"/>
            <w15:color w:val="DBDBDB"/>
            <w:docPartObj>
              <w:docPartGallery w:val="Table of Contents"/>
              <w:docPartUnique/>
            </w:docPartObj>
          </w:sdtPr>
          <w:sdtEndPr>
            <w:rPr>
              <w:b/>
              <w:u w:val="single"/>
            </w:rPr>
          </w:sdtEndPr>
          <w:sdtContent>
            <w:p w:rsidR="00F53310" w:rsidRPr="00FC276B" w:rsidRDefault="00B10EFB">
              <w:pPr>
                <w:jc w:val="center"/>
                <w:rPr>
                  <w:rFonts w:ascii="宋体-简" w:eastAsia="宋体-简"/>
                </w:rPr>
              </w:pPr>
              <w:r w:rsidRPr="00FC276B">
                <w:rPr>
                  <w:rFonts w:ascii="宋体-简" w:eastAsia="宋体-简" w:hAnsi="宋体" w:hint="eastAsia"/>
                </w:rPr>
                <w:t>目录</w:t>
              </w:r>
            </w:p>
            <w:p w:rsidR="00FC276B" w:rsidRPr="00FC276B" w:rsidRDefault="00B10EFB">
              <w:pPr>
                <w:pStyle w:val="1"/>
                <w:tabs>
                  <w:tab w:val="right" w:leader="dot" w:pos="8296"/>
                </w:tabs>
                <w:rPr>
                  <w:rFonts w:ascii="宋体-简" w:eastAsia="宋体-简" w:hAnsi="宋体"/>
                  <w:noProof/>
                  <w:u w:val="single"/>
                </w:rPr>
              </w:pPr>
              <w:r w:rsidRPr="00FC276B">
                <w:rPr>
                  <w:rFonts w:ascii="宋体-简" w:eastAsia="宋体-简" w:hint="eastAsia"/>
                  <w:u w:val="single"/>
                </w:rPr>
                <w:fldChar w:fldCharType="begin"/>
              </w:r>
              <w:r w:rsidRPr="00FC276B">
                <w:rPr>
                  <w:rFonts w:ascii="宋体-简" w:eastAsia="宋体-简" w:hint="eastAsia"/>
                  <w:u w:val="single"/>
                </w:rPr>
                <w:instrText xml:space="preserve">TOC \o "1-3" \h \u </w:instrText>
              </w:r>
              <w:r w:rsidRPr="00FC276B">
                <w:rPr>
                  <w:rFonts w:ascii="宋体-简" w:eastAsia="宋体-简" w:hint="eastAsia"/>
                  <w:u w:val="single"/>
                </w:rPr>
                <w:fldChar w:fldCharType="separate"/>
              </w:r>
              <w:hyperlink w:anchor="_Toc27209588" w:history="1">
                <w:r w:rsidR="00FC276B" w:rsidRPr="00FC276B">
                  <w:rPr>
                    <w:rStyle w:val="aa"/>
                    <w:rFonts w:ascii="宋体-简" w:eastAsia="宋体-简" w:hAnsi="宋体" w:hint="eastAsia"/>
                    <w:noProof/>
                  </w:rPr>
                  <w:t>安卓APP权限分析平台项目报告书</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_Toc27209588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589" w:history="1">
                <w:r w:rsidR="00FC276B" w:rsidRPr="00FC276B">
                  <w:rPr>
                    <w:rStyle w:val="aa"/>
                    <w:rFonts w:ascii="宋体-简" w:eastAsia="宋体-简" w:hAnsi="宋体" w:cs="宋体-简" w:hint="eastAsia"/>
                    <w:noProof/>
                  </w:rPr>
                  <w:t>第一章 绪论</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_Toc27209589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0" w:history="1">
                <w:r w:rsidR="00FC276B" w:rsidRPr="00FC276B">
                  <w:rPr>
                    <w:rStyle w:val="aa"/>
                    <w:rFonts w:ascii="宋体-简" w:eastAsia="宋体-简" w:hAnsi="宋体" w:cs="宋体-简" w:hint="eastAsia"/>
                    <w:noProof/>
                  </w:rPr>
                  <w:t>1.1 课题背景及意义</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_Toc27209590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1" w:history="1">
                <w:r w:rsidR="00FC276B" w:rsidRPr="00FC276B">
                  <w:rPr>
                    <w:rStyle w:val="aa"/>
                    <w:rFonts w:ascii="宋体-简" w:eastAsia="宋体-简" w:hAnsi="宋体" w:cs="宋体-简" w:hint="eastAsia"/>
                    <w:noProof/>
                  </w:rPr>
                  <w:t>1.2 系统目的</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592" w:history="1">
                <w:r w:rsidR="00FC276B" w:rsidRPr="00FC276B">
                  <w:rPr>
                    <w:rStyle w:val="aa"/>
                    <w:rFonts w:ascii="宋体-简" w:eastAsia="宋体-简" w:hAnsi="宋体" w:cs="宋体-简" w:hint="eastAsia"/>
                    <w:noProof/>
                  </w:rPr>
                  <w:t>第二章 技术简介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3" w:history="1">
                <w:r w:rsidR="00FC276B" w:rsidRPr="00FC276B">
                  <w:rPr>
                    <w:rStyle w:val="aa"/>
                    <w:rFonts w:ascii="宋体-简" w:eastAsia="宋体-简" w:hAnsi="宋体" w:cs="宋体-简" w:hint="eastAsia"/>
                    <w:noProof/>
                  </w:rPr>
                  <w:t>2.1 程序设计语言Python</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_Toc27209593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4" w:history="1">
                <w:r w:rsidR="00FC276B" w:rsidRPr="00FC276B">
                  <w:rPr>
                    <w:rStyle w:val="aa"/>
                    <w:rFonts w:ascii="宋体-简" w:eastAsia="宋体-简" w:hAnsi="宋体" w:cs="宋体-简" w:hint="eastAsia"/>
                    <w:noProof/>
                  </w:rPr>
                  <w:t>2.2 编译工具APKTool</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5" w:history="1">
                <w:r w:rsidR="00FC276B" w:rsidRPr="00FC276B">
                  <w:rPr>
                    <w:rStyle w:val="aa"/>
                    <w:rFonts w:ascii="宋体-简" w:eastAsia="宋体-简" w:hAnsi="宋体" w:cs="宋体-简" w:hint="eastAsia"/>
                    <w:noProof/>
                  </w:rPr>
                  <w:t>2.3 深度学习</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6" w:history="1">
                <w:r w:rsidR="00FC276B" w:rsidRPr="00FC276B">
                  <w:rPr>
                    <w:rStyle w:val="aa"/>
                    <w:rFonts w:ascii="宋体-简" w:eastAsia="宋体-简" w:hAnsi="宋体" w:cs="宋体-简" w:hint="eastAsia"/>
                    <w:noProof/>
                  </w:rPr>
                  <w:t>2.4 推荐系统</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_Toc27209596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4</w:t>
                </w:r>
                <w:r w:rsidR="00FC276B" w:rsidRPr="00662F60">
                  <w:rPr>
                    <w:rFonts w:ascii="宋体-简" w:eastAsia="宋体-简" w:hAnsi="宋体" w:hint="eastAsia"/>
                    <w:noProof/>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7" w:history="1">
                <w:r w:rsidR="00FC276B" w:rsidRPr="00FC276B">
                  <w:rPr>
                    <w:rStyle w:val="aa"/>
                    <w:rFonts w:ascii="宋体-简" w:eastAsia="宋体-简" w:hAnsi="宋体" w:cs="宋体-简" w:hint="eastAsia"/>
                    <w:noProof/>
                  </w:rPr>
                  <w:t>2.5 图数据库</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_Toc27209597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4</w:t>
                </w:r>
                <w:r w:rsidR="00FC276B" w:rsidRPr="00662F60">
                  <w:rPr>
                    <w:rFonts w:ascii="宋体-简" w:eastAsia="宋体-简" w:hAnsi="宋体" w:hint="eastAsia"/>
                    <w:noProof/>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8" w:history="1">
                <w:r w:rsidR="00FC276B" w:rsidRPr="00FC276B">
                  <w:rPr>
                    <w:rStyle w:val="aa"/>
                    <w:rFonts w:ascii="宋体-简" w:eastAsia="宋体-简" w:hAnsi="宋体" w:cs="宋体-简" w:hint="eastAsia"/>
                    <w:noProof/>
                  </w:rPr>
                  <w:t>2.6 可视化工具</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5</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599" w:history="1">
                <w:r w:rsidR="00FC276B" w:rsidRPr="00FC276B">
                  <w:rPr>
                    <w:rStyle w:val="aa"/>
                    <w:rFonts w:ascii="宋体-简" w:eastAsia="宋体-简" w:hAnsi="宋体" w:cs="宋体-简" w:hint="eastAsia"/>
                    <w:noProof/>
                  </w:rPr>
                  <w:t>2.7 权限机制</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_Toc27209599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5</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600" w:history="1">
                <w:r w:rsidR="00FC276B" w:rsidRPr="00FC276B">
                  <w:rPr>
                    <w:rStyle w:val="aa"/>
                    <w:rFonts w:ascii="宋体-简" w:eastAsia="宋体-简" w:hAnsi="宋体" w:cs="宋体-简" w:hint="eastAsia"/>
                    <w:noProof/>
                  </w:rPr>
                  <w:t>第三章 需求分析</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_Toc27209600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7</w:t>
                </w:r>
                <w:r w:rsidR="00FC276B" w:rsidRPr="00662F60">
                  <w:rPr>
                    <w:rFonts w:ascii="宋体-简" w:eastAsia="宋体-简" w:hAnsi="宋体" w:hint="eastAsia"/>
                    <w:noProof/>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01" w:history="1">
                <w:r w:rsidR="00FC276B" w:rsidRPr="00FC276B">
                  <w:rPr>
                    <w:rStyle w:val="aa"/>
                    <w:rFonts w:ascii="宋体-简" w:eastAsia="宋体-简" w:hAnsi="宋体" w:cs="宋体-简" w:hint="eastAsia"/>
                    <w:noProof/>
                  </w:rPr>
                  <w:t>3.1 功能需求</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02" w:history="1">
                <w:r w:rsidR="00FC276B" w:rsidRPr="00FC276B">
                  <w:rPr>
                    <w:rStyle w:val="aa"/>
                    <w:rFonts w:ascii="宋体-简" w:eastAsia="宋体-简" w:hAnsi="宋体" w:cs="宋体-简" w:hint="eastAsia"/>
                    <w:noProof/>
                  </w:rPr>
                  <w:t>3.2 可行性分析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03" w:history="1">
                <w:r w:rsidR="00FC276B" w:rsidRPr="00FC276B">
                  <w:rPr>
                    <w:rStyle w:val="aa"/>
                    <w:rFonts w:ascii="宋体-简" w:eastAsia="宋体-简" w:hAnsi="宋体" w:cs="宋体-简" w:hint="eastAsia"/>
                    <w:noProof/>
                  </w:rPr>
                  <w:t>3.2.1 数据来源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_Toc27209603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04" w:history="1">
                <w:r w:rsidR="00FC276B" w:rsidRPr="00FC276B">
                  <w:rPr>
                    <w:rStyle w:val="aa"/>
                    <w:rFonts w:ascii="宋体-简" w:eastAsia="宋体-简" w:hAnsi="宋体" w:cs="宋体-简" w:hint="eastAsia"/>
                    <w:noProof/>
                  </w:rPr>
                  <w:t>3.2.2 权限获取</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05" w:history="1">
                <w:r w:rsidR="00FC276B" w:rsidRPr="00FC276B">
                  <w:rPr>
                    <w:rStyle w:val="aa"/>
                    <w:rFonts w:ascii="宋体-简" w:eastAsia="宋体-简" w:hAnsi="宋体" w:cs="宋体-简" w:hint="eastAsia"/>
                    <w:noProof/>
                  </w:rPr>
                  <w:t>3.2.3 权限推荐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06" w:history="1">
                <w:r w:rsidR="00FC276B" w:rsidRPr="00FC276B">
                  <w:rPr>
                    <w:rStyle w:val="aa"/>
                    <w:rFonts w:ascii="宋体-简" w:eastAsia="宋体-简" w:hAnsi="宋体" w:cs="宋体-简" w:hint="eastAsia"/>
                    <w:noProof/>
                  </w:rPr>
                  <w:t>3.3 用例分析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_Toc27209606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8</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07" w:history="1">
                <w:r w:rsidR="00FC276B" w:rsidRPr="00FC276B">
                  <w:rPr>
                    <w:rStyle w:val="aa"/>
                    <w:rFonts w:ascii="宋体-简" w:eastAsia="宋体-简" w:hAnsi="宋体" w:cs="宋体-简" w:hint="eastAsia"/>
                    <w:noProof/>
                  </w:rPr>
                  <w:t>3.3.1 用户管理用例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_Toc27209607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8</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08" w:history="1">
                <w:r w:rsidR="00FC276B" w:rsidRPr="00FC276B">
                  <w:rPr>
                    <w:rStyle w:val="aa"/>
                    <w:rFonts w:ascii="宋体-简" w:eastAsia="宋体-简" w:hAnsi="宋体" w:cs="宋体-简" w:hint="eastAsia"/>
                    <w:noProof/>
                  </w:rPr>
                  <w:t>3.3.2 APK权限管理用例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8</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09" w:history="1">
                <w:r w:rsidR="00FC276B" w:rsidRPr="00FC276B">
                  <w:rPr>
                    <w:rStyle w:val="aa"/>
                    <w:rFonts w:ascii="宋体-简" w:eastAsia="宋体-简" w:hAnsi="宋体" w:cs="宋体-简" w:hint="eastAsia"/>
                    <w:noProof/>
                  </w:rPr>
                  <w:t>3.3.3 社区管理用例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_Toc27209609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9</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610" w:history="1">
                <w:r w:rsidR="00FC276B" w:rsidRPr="00FC276B">
                  <w:rPr>
                    <w:rStyle w:val="aa"/>
                    <w:rFonts w:ascii="宋体-简" w:eastAsia="宋体-简" w:hAnsi="宋体" w:cs="宋体-简" w:hint="eastAsia"/>
                    <w:noProof/>
                  </w:rPr>
                  <w:t>第四章 概要设计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_Toc27209610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10</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11" w:history="1">
                <w:r w:rsidR="00FC276B" w:rsidRPr="00FC276B">
                  <w:rPr>
                    <w:rStyle w:val="aa"/>
                    <w:rFonts w:ascii="宋体-简" w:eastAsia="宋体-简" w:hAnsi="宋体" w:cs="宋体-简" w:hint="eastAsia"/>
                    <w:noProof/>
                  </w:rPr>
                  <w:t>4.1 总体功能设计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10</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12" w:history="1">
                <w:r w:rsidR="00FC276B" w:rsidRPr="00FC276B">
                  <w:rPr>
                    <w:rStyle w:val="aa"/>
                    <w:rFonts w:ascii="宋体-简" w:eastAsia="宋体-简" w:hAnsi="宋体" w:cs="宋体-简" w:hint="eastAsia"/>
                    <w:noProof/>
                  </w:rPr>
                  <w:t>4.2 数据库总体设计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11</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613" w:history="1">
                <w:r w:rsidR="00FC276B" w:rsidRPr="00FC276B">
                  <w:rPr>
                    <w:rStyle w:val="aa"/>
                    <w:rFonts w:ascii="宋体-简" w:eastAsia="宋体-简" w:hAnsi="宋体" w:cs="宋体-简" w:hint="eastAsia"/>
                    <w:noProof/>
                  </w:rPr>
                  <w:t>第五章 详细设计</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_Toc27209613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12</w:t>
                </w:r>
                <w:r w:rsidR="00FC276B" w:rsidRPr="00662F60">
                  <w:rPr>
                    <w:rFonts w:ascii="宋体-简" w:eastAsia="宋体-简" w:hAnsi="宋体" w:hint="eastAsia"/>
                    <w:noProof/>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14" w:history="1">
                <w:r w:rsidR="00FC276B" w:rsidRPr="00FC276B">
                  <w:rPr>
                    <w:rStyle w:val="aa"/>
                    <w:rFonts w:ascii="宋体-简" w:eastAsia="宋体-简" w:hAnsi="宋体" w:cs="宋体-简" w:hint="eastAsia"/>
                    <w:noProof/>
                  </w:rPr>
                  <w:t>5.1 权限解析工具设计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12</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15" w:history="1">
                <w:r w:rsidR="00FC276B" w:rsidRPr="00FC276B">
                  <w:rPr>
                    <w:rStyle w:val="aa"/>
                    <w:rFonts w:ascii="宋体-简" w:eastAsia="宋体-简" w:hAnsi="宋体" w:cs="宋体-简" w:hint="eastAsia"/>
                    <w:noProof/>
                  </w:rPr>
                  <w:t>5.2 推荐系统设计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12</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16" w:history="1">
                <w:r w:rsidR="00FC276B" w:rsidRPr="00FC276B">
                  <w:rPr>
                    <w:rStyle w:val="aa"/>
                    <w:rFonts w:ascii="宋体-简" w:eastAsia="宋体-简" w:hAnsi="宋体" w:cs="宋体-简" w:hint="eastAsia"/>
                    <w:noProof/>
                  </w:rPr>
                  <w:t>5.2.1 针对APP的权限推荐系统</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_Toc27209616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12</w:t>
                </w:r>
                <w:r w:rsidR="00FC276B" w:rsidRPr="00FC276B">
                  <w:rPr>
                    <w:rFonts w:ascii="宋体-简" w:eastAsia="宋体-简" w:hAnsi="宋体" w:hint="eastAsia"/>
                    <w:noProof/>
                    <w:u w:val="single"/>
                  </w:rPr>
                  <w:fldChar w:fldCharType="end"/>
                </w:r>
              </w:hyperlink>
            </w:p>
            <w:p w:rsidR="00FC276B" w:rsidRPr="00FC276B" w:rsidRDefault="00C360F1">
              <w:pPr>
                <w:pStyle w:val="3"/>
                <w:tabs>
                  <w:tab w:val="right" w:leader="dot" w:pos="8296"/>
                </w:tabs>
                <w:rPr>
                  <w:rFonts w:ascii="宋体-简" w:eastAsia="宋体-简" w:hAnsi="宋体"/>
                  <w:noProof/>
                  <w:u w:val="single"/>
                </w:rPr>
              </w:pPr>
              <w:hyperlink w:anchor="_Toc27209617" w:history="1">
                <w:r w:rsidR="00FC276B" w:rsidRPr="00FC276B">
                  <w:rPr>
                    <w:rStyle w:val="aa"/>
                    <w:rFonts w:ascii="宋体-简" w:eastAsia="宋体-简" w:hAnsi="宋体" w:cs="宋体-简" w:hint="eastAsia"/>
                    <w:noProof/>
                  </w:rPr>
                  <w:t>5.2.2 针对社区用户的权限推荐系统</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_Toc27209617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15</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18" w:history="1">
                <w:r w:rsidR="00FC276B" w:rsidRPr="00FC276B">
                  <w:rPr>
                    <w:rStyle w:val="aa"/>
                    <w:rFonts w:ascii="宋体-简" w:eastAsia="宋体-简" w:hAnsi="宋体" w:cs="宋体-简" w:hint="eastAsia"/>
                    <w:noProof/>
                  </w:rPr>
                  <w:t>5.4 数据库详细设计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16</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619" w:history="1">
                <w:r w:rsidR="00FC276B" w:rsidRPr="00FC276B">
                  <w:rPr>
                    <w:rStyle w:val="aa"/>
                    <w:rFonts w:ascii="宋体-简" w:eastAsia="宋体-简" w:hAnsi="宋体" w:cs="宋体-简" w:hint="eastAsia"/>
                    <w:noProof/>
                  </w:rPr>
                  <w:t>第六章 数据分析</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_Toc27209619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18</w:t>
                </w:r>
                <w:r w:rsidR="00FC276B" w:rsidRPr="00662F60">
                  <w:rPr>
                    <w:rFonts w:ascii="宋体-简" w:eastAsia="宋体-简" w:hAnsi="宋体" w:hint="eastAsia"/>
                    <w:noProof/>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20" w:history="1">
                <w:r w:rsidR="00FC276B" w:rsidRPr="00FC276B">
                  <w:rPr>
                    <w:rStyle w:val="aa"/>
                    <w:rFonts w:ascii="宋体-简" w:eastAsia="宋体-简" w:hAnsi="宋体" w:cs="宋体-简" w:hint="eastAsia"/>
                    <w:noProof/>
                  </w:rPr>
                  <w:t>6.1 数据集</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_Toc27209620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18</w:t>
                </w:r>
                <w:r w:rsidR="00FC276B" w:rsidRPr="00662F60">
                  <w:rPr>
                    <w:rFonts w:ascii="宋体-简" w:eastAsia="宋体-简" w:hAnsi="宋体" w:hint="eastAsia"/>
                    <w:noProof/>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21" w:history="1">
                <w:r w:rsidR="00FC276B" w:rsidRPr="00FC276B">
                  <w:rPr>
                    <w:rStyle w:val="aa"/>
                    <w:rFonts w:ascii="宋体-简" w:eastAsia="宋体-简" w:hAnsi="宋体" w:cs="宋体-简" w:hint="eastAsia"/>
                    <w:noProof/>
                  </w:rPr>
                  <w:t>6.2 权限数量及需求分析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18</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22" w:history="1">
                <w:r w:rsidR="00FC276B" w:rsidRPr="00FC276B">
                  <w:rPr>
                    <w:rStyle w:val="aa"/>
                    <w:rFonts w:ascii="宋体-简" w:eastAsia="宋体-简" w:hAnsi="宋体" w:cs="宋体-简" w:hint="eastAsia"/>
                    <w:noProof/>
                  </w:rPr>
                  <w:t>6.3 各类型数据分析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21</w:t>
                </w:r>
                <w:r w:rsidR="00FC276B" w:rsidRPr="00FC276B">
                  <w:rPr>
                    <w:rFonts w:ascii="宋体-简" w:eastAsia="宋体-简" w:hAnsi="宋体" w:hint="eastAsia"/>
                    <w:noProof/>
                    <w:u w:val="single"/>
                  </w:rPr>
                  <w:fldChar w:fldCharType="end"/>
                </w:r>
              </w:hyperlink>
            </w:p>
            <w:p w:rsidR="00FC276B" w:rsidRPr="00FC276B" w:rsidRDefault="00C360F1">
              <w:pPr>
                <w:pStyle w:val="1"/>
                <w:tabs>
                  <w:tab w:val="right" w:leader="dot" w:pos="8296"/>
                </w:tabs>
                <w:rPr>
                  <w:rFonts w:ascii="宋体-简" w:eastAsia="宋体-简" w:hAnsi="宋体"/>
                  <w:noProof/>
                  <w:u w:val="single"/>
                </w:rPr>
              </w:pPr>
              <w:hyperlink w:anchor="_Toc27209623" w:history="1">
                <w:r w:rsidR="00FC276B" w:rsidRPr="00FC276B">
                  <w:rPr>
                    <w:rStyle w:val="aa"/>
                    <w:rFonts w:ascii="宋体-简" w:eastAsia="宋体-简" w:hAnsi="宋体" w:cs="宋体-简" w:hint="eastAsia"/>
                    <w:noProof/>
                  </w:rPr>
                  <w:t>第七章 测试分析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_Toc27209623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24" w:history="1">
                <w:r w:rsidR="00FC276B" w:rsidRPr="00FC276B">
                  <w:rPr>
                    <w:rStyle w:val="aa"/>
                    <w:rFonts w:ascii="宋体-简" w:eastAsia="宋体-简" w:hAnsi="宋体" w:cs="宋体-简" w:hint="eastAsia"/>
                    <w:bCs/>
                    <w:noProof/>
                  </w:rPr>
                  <w:t>7.1. 权限提取功能测试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25" w:history="1">
                <w:r w:rsidR="00FC276B" w:rsidRPr="00FC276B">
                  <w:rPr>
                    <w:rStyle w:val="aa"/>
                    <w:rFonts w:ascii="宋体-简" w:eastAsia="宋体-简" w:hAnsi="宋体" w:cs="宋体-简" w:hint="eastAsia"/>
                    <w:bCs/>
                    <w:noProof/>
                  </w:rPr>
                  <w:t>7.2. 数据库存取功能测试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hAnsi="宋体"/>
                  <w:noProof/>
                  <w:u w:val="single"/>
                </w:rPr>
              </w:pPr>
              <w:hyperlink w:anchor="_Toc27209626" w:history="1">
                <w:r w:rsidR="00FC276B" w:rsidRPr="00FC276B">
                  <w:rPr>
                    <w:rStyle w:val="aa"/>
                    <w:rFonts w:ascii="宋体-简" w:eastAsia="宋体-简" w:hAnsi="宋体" w:cs="宋体-简" w:hint="eastAsia"/>
                    <w:bCs/>
                    <w:noProof/>
                  </w:rPr>
                  <w:t>7.3. 社区功能测试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_Toc27209626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C360F1">
              <w:pPr>
                <w:pStyle w:val="2"/>
                <w:tabs>
                  <w:tab w:val="right" w:leader="dot" w:pos="8296"/>
                </w:tabs>
                <w:rPr>
                  <w:rFonts w:ascii="宋体-简" w:eastAsia="宋体-简"/>
                  <w:noProof/>
                  <w:u w:val="single"/>
                </w:rPr>
              </w:pPr>
              <w:hyperlink w:anchor="_Toc27209627" w:history="1">
                <w:r w:rsidR="00FC276B" w:rsidRPr="00FC276B">
                  <w:rPr>
                    <w:rStyle w:val="aa"/>
                    <w:rFonts w:ascii="宋体-简" w:eastAsia="宋体-简" w:hAnsi="宋体" w:cs="宋体-简" w:hint="eastAsia"/>
                    <w:bCs/>
                    <w:noProof/>
                  </w:rPr>
                  <w:t>7.4. 推荐功能测试</w:t>
                </w:r>
                <w:bookmarkStart w:id="4" w:name="_GoBack"/>
                <w:r w:rsidR="00FC276B" w:rsidRPr="00662F60">
                  <w:rPr>
                    <w:rFonts w:ascii="宋体-简" w:eastAsia="宋体-简" w:hAnsi="宋体" w:hint="eastAsia"/>
                    <w:noProof/>
                  </w:rPr>
                  <w:tab/>
                </w:r>
                <w:bookmarkEnd w:id="4"/>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_Toc27209627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25</w:t>
                </w:r>
                <w:r w:rsidR="00FC276B" w:rsidRPr="00FC276B">
                  <w:rPr>
                    <w:rFonts w:ascii="宋体-简" w:eastAsia="宋体-简" w:hAnsi="宋体" w:hint="eastAsia"/>
                    <w:noProof/>
                    <w:u w:val="single"/>
                  </w:rPr>
                  <w:fldChar w:fldCharType="end"/>
                </w:r>
              </w:hyperlink>
            </w:p>
            <w:p w:rsidR="00F53310" w:rsidRPr="00FC276B" w:rsidRDefault="00B10EFB">
              <w:pPr>
                <w:rPr>
                  <w:b/>
                  <w:u w:val="single"/>
                </w:rPr>
              </w:pPr>
              <w:r w:rsidRPr="00FC276B">
                <w:rPr>
                  <w:rFonts w:ascii="宋体-简" w:eastAsia="宋体-简" w:hint="eastAsia"/>
                  <w:u w:val="single"/>
                </w:rPr>
                <w:fldChar w:fldCharType="end"/>
              </w:r>
            </w:p>
          </w:sdtContent>
        </w:sdt>
        <w:p w:rsidR="00F53310" w:rsidRPr="00FC276B" w:rsidRDefault="00C360F1">
          <w:pPr>
            <w:jc w:val="center"/>
            <w:rPr>
              <w:rFonts w:ascii="宋体-简" w:eastAsia="宋体-简" w:hAnsi="宋体-简" w:cs="宋体-简"/>
              <w:b/>
              <w:sz w:val="32"/>
              <w:u w:val="single"/>
            </w:rPr>
            <w:sectPr w:rsidR="00F53310" w:rsidRPr="00FC276B">
              <w:footerReference w:type="default" r:id="rId10"/>
              <w:pgSz w:w="11906" w:h="16838"/>
              <w:pgMar w:top="1440" w:right="1800" w:bottom="1440" w:left="1800" w:header="851" w:footer="992" w:gutter="0"/>
              <w:pgNumType w:fmt="upperRoman" w:start="1"/>
              <w:cols w:space="425"/>
              <w:docGrid w:type="lines" w:linePitch="312"/>
            </w:sectPr>
          </w:pPr>
        </w:p>
      </w:sdtContent>
    </w:sdt>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5" w:name="_Toc27209589"/>
      <w:r>
        <w:rPr>
          <w:rFonts w:ascii="宋体-简" w:eastAsia="宋体-简" w:hAnsi="宋体-简" w:cs="宋体-简" w:hint="eastAsia"/>
          <w:b/>
          <w:sz w:val="32"/>
        </w:rPr>
        <w:lastRenderedPageBreak/>
        <w:t>绪论</w:t>
      </w:r>
      <w:bookmarkEnd w:id="5"/>
    </w:p>
    <w:p w:rsidR="00F53310" w:rsidRDefault="00B10EFB">
      <w:pPr>
        <w:numPr>
          <w:ilvl w:val="1"/>
          <w:numId w:val="2"/>
        </w:numPr>
        <w:spacing w:beforeLines="50" w:before="156" w:afterLines="50" w:after="156" w:line="360" w:lineRule="auto"/>
        <w:outlineLvl w:val="1"/>
        <w:rPr>
          <w:rFonts w:ascii="宋体-简" w:eastAsia="宋体-简" w:hAnsi="宋体-简" w:cs="宋体-简"/>
          <w:b/>
          <w:sz w:val="28"/>
          <w:szCs w:val="28"/>
        </w:rPr>
      </w:pPr>
      <w:bookmarkStart w:id="6" w:name="_Toc27209590"/>
      <w:r>
        <w:rPr>
          <w:rFonts w:ascii="宋体-简" w:eastAsia="宋体-简" w:hAnsi="宋体-简" w:cs="宋体-简" w:hint="eastAsia"/>
          <w:b/>
          <w:sz w:val="28"/>
          <w:szCs w:val="28"/>
        </w:rPr>
        <w:t>课题背景及意义</w:t>
      </w:r>
      <w:bookmarkEnd w:id="6"/>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随着移动互联网的快速发展和各类应用程序的应运而生，手机逐渐成为用户连接网络和存储个人信息最重要的设备，在人们生活中处于越来越重要的地位。Android应用程序的多样性同样吸引了越来越多的用户开始尝试并使用Android系统的智能手机。在人们对高端和大屏幕移动设备的需求以及5G的应用和普及下，全球智能手机的需求将大幅增加。根据国际数据公司全球季度手机追踪系统的数据统计，自2017年第三季度起，全球智能手机99.9%都是基于Android系统和iOS系统的，并且基于Android平台的智能手机份额徘徊在85%左右。与此同时，Android系统的开放性吸引了更多的应用程序开发者，第三方应用程序开发人员可将应用程序上传到市场并发布到大量移动设备终端，使得应用程序数量迅猛增加。各种功能应用程序大量涌现，在满足了用户的需求的同时，为了迎合用户的喜好而采集用户的私人数据和行为习惯的现象早已司空见惯。</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color w:val="333333"/>
          <w:kern w:val="0"/>
          <w:sz w:val="24"/>
          <w:szCs w:val="24"/>
          <w:shd w:val="clear" w:color="auto" w:fill="FFFFFF"/>
          <w:lang w:bidi="ar"/>
        </w:rPr>
        <w:t>Android应用开发者的过度申请权限、APP利用权限漏洞而提升权限和第三</w:t>
      </w:r>
      <w:proofErr w:type="gramStart"/>
      <w:r>
        <w:rPr>
          <w:rFonts w:ascii="宋体-简" w:eastAsia="宋体-简" w:hAnsi="宋体-简" w:cs="宋体-简" w:hint="eastAsia"/>
          <w:color w:val="333333"/>
          <w:kern w:val="0"/>
          <w:sz w:val="24"/>
          <w:szCs w:val="24"/>
          <w:shd w:val="clear" w:color="auto" w:fill="FFFFFF"/>
          <w:lang w:bidi="ar"/>
        </w:rPr>
        <w:t>方应用</w:t>
      </w:r>
      <w:proofErr w:type="gramEnd"/>
      <w:r>
        <w:rPr>
          <w:rFonts w:ascii="宋体-简" w:eastAsia="宋体-简" w:hAnsi="宋体-简" w:cs="宋体-简" w:hint="eastAsia"/>
          <w:color w:val="333333"/>
          <w:kern w:val="0"/>
          <w:sz w:val="24"/>
          <w:szCs w:val="24"/>
          <w:shd w:val="clear" w:color="auto" w:fill="FFFFFF"/>
          <w:lang w:bidi="ar"/>
        </w:rPr>
        <w:t>市场不完善的审核机制等，使得Android软件大量存在权限泄露等问题。由此可见，Android采用的权限机制对用户数据安全性进行保护的方法并不能达到理想的安全防御效果。在这样的情况下，如何高效地对Android应用程序权限使用情况进行分析以及保护用户隐私信息已经成为一项研究重点。</w:t>
      </w:r>
    </w:p>
    <w:p w:rsidR="00F53310" w:rsidRDefault="00B10EFB">
      <w:pPr>
        <w:numPr>
          <w:ilvl w:val="1"/>
          <w:numId w:val="2"/>
        </w:numPr>
        <w:spacing w:beforeLines="50" w:before="156" w:afterLines="50" w:after="156" w:line="360" w:lineRule="auto"/>
        <w:outlineLvl w:val="1"/>
        <w:rPr>
          <w:rFonts w:ascii="宋体-简" w:eastAsia="宋体-简" w:hAnsi="宋体-简" w:cs="宋体-简"/>
          <w:b/>
          <w:sz w:val="28"/>
          <w:szCs w:val="28"/>
        </w:rPr>
      </w:pPr>
      <w:bookmarkStart w:id="7" w:name="_Toc27209591"/>
      <w:r>
        <w:rPr>
          <w:rFonts w:ascii="宋体-简" w:eastAsia="宋体-简" w:hAnsi="宋体-简" w:cs="宋体-简" w:hint="eastAsia"/>
          <w:b/>
          <w:sz w:val="28"/>
          <w:szCs w:val="28"/>
        </w:rPr>
        <w:t>系统目的</w:t>
      </w:r>
      <w:bookmarkEnd w:id="7"/>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通常我们手机中的APP会向用户获取很多权限，这些权限有些涉及个人隐私。大多数APP在安装、更新时，都会向用户申请获取相关手机权限，而摄像头、麦克风、通话、短信等涉及用户个人隐私的敏感权限尤为突出，甚至一些与此无关的</w:t>
      </w:r>
      <w:proofErr w:type="spellStart"/>
      <w:r>
        <w:rPr>
          <w:rFonts w:ascii="宋体-简" w:eastAsia="宋体-简" w:hAnsi="宋体-简" w:cs="宋体-简" w:hint="eastAsia"/>
          <w:color w:val="333333"/>
          <w:kern w:val="0"/>
          <w:sz w:val="24"/>
          <w:szCs w:val="24"/>
          <w:shd w:val="clear" w:color="auto" w:fill="FFFFFF"/>
          <w:lang w:bidi="ar"/>
        </w:rPr>
        <w:t>APP</w:t>
      </w:r>
      <w:proofErr w:type="spellEnd"/>
      <w:r>
        <w:rPr>
          <w:rFonts w:ascii="宋体-简" w:eastAsia="宋体-简" w:hAnsi="宋体-简" w:cs="宋体-简" w:hint="eastAsia"/>
          <w:color w:val="333333"/>
          <w:kern w:val="0"/>
          <w:sz w:val="24"/>
          <w:szCs w:val="24"/>
          <w:shd w:val="clear" w:color="auto" w:fill="FFFFFF"/>
          <w:lang w:bidi="ar"/>
        </w:rPr>
        <w:t>也要求获得此类权限。</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如果因为开了某些不必要的权限，我们的个人数据可能每时每刻都面临着窃取的风险。用户在安装APP时，可以对权限进行设置，设置过多的权限，不利于用户对应用程序进行把控，应用程序可以在不通知用户的情况</w:t>
      </w:r>
      <w:proofErr w:type="gramStart"/>
      <w:r>
        <w:rPr>
          <w:rFonts w:ascii="宋体-简" w:eastAsia="宋体-简" w:hAnsi="宋体-简" w:cs="宋体-简" w:hint="eastAsia"/>
          <w:color w:val="333333"/>
          <w:kern w:val="0"/>
          <w:sz w:val="24"/>
          <w:szCs w:val="24"/>
          <w:shd w:val="clear" w:color="auto" w:fill="FFFFFF"/>
          <w:lang w:bidi="ar"/>
        </w:rPr>
        <w:t>习使用</w:t>
      </w:r>
      <w:proofErr w:type="gramEnd"/>
      <w:r>
        <w:rPr>
          <w:rFonts w:ascii="宋体-简" w:eastAsia="宋体-简" w:hAnsi="宋体-简" w:cs="宋体-简" w:hint="eastAsia"/>
          <w:color w:val="333333"/>
          <w:kern w:val="0"/>
          <w:sz w:val="24"/>
          <w:szCs w:val="24"/>
          <w:shd w:val="clear" w:color="auto" w:fill="FFFFFF"/>
          <w:lang w:bidi="ar"/>
        </w:rPr>
        <w:t>隐私信息，</w:t>
      </w:r>
      <w:r>
        <w:rPr>
          <w:rFonts w:ascii="宋体-简" w:eastAsia="宋体-简" w:hAnsi="宋体-简" w:cs="宋体-简" w:hint="eastAsia"/>
          <w:color w:val="333333"/>
          <w:kern w:val="0"/>
          <w:sz w:val="24"/>
          <w:szCs w:val="24"/>
          <w:shd w:val="clear" w:color="auto" w:fill="FFFFFF"/>
          <w:lang w:bidi="ar"/>
        </w:rPr>
        <w:lastRenderedPageBreak/>
        <w:t>威胁用户的安全和隐私；而设置过少的权限，会带来复杂的操作，影响用户的体验。如何选择开取软件相关权限，使得我们既能正常的使用APP提供的功能，又能降低个人数据泄露的风险，成为了亟须解决的问题。本项目旨在通过分析大量用户对权限的设定行为，为用户提供权限设定方案。</w:t>
      </w: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8" w:name="_Toc27209592"/>
      <w:r>
        <w:rPr>
          <w:rFonts w:ascii="宋体-简" w:eastAsia="宋体-简" w:hAnsi="宋体-简" w:cs="宋体-简"/>
          <w:b/>
          <w:sz w:val="32"/>
        </w:rPr>
        <w:lastRenderedPageBreak/>
        <w:t>技术简介</w:t>
      </w:r>
      <w:bookmarkEnd w:id="8"/>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9" w:name="_Toc27209593"/>
      <w:r>
        <w:rPr>
          <w:rFonts w:ascii="宋体-简" w:eastAsia="宋体-简" w:hAnsi="宋体-简" w:cs="宋体-简"/>
          <w:b/>
          <w:sz w:val="28"/>
          <w:szCs w:val="28"/>
        </w:rPr>
        <w:t>2.1 程序设计语言Python</w:t>
      </w:r>
      <w:bookmarkEnd w:id="9"/>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Python是一种跨平台的</w:t>
      </w:r>
      <w:r>
        <w:rPr>
          <w:rFonts w:ascii="宋体-简" w:eastAsia="宋体-简" w:hAnsi="宋体-简" w:cs="宋体-简" w:hint="eastAsia"/>
          <w:color w:val="333333"/>
          <w:kern w:val="0"/>
          <w:sz w:val="24"/>
          <w:szCs w:val="24"/>
          <w:shd w:val="clear" w:color="auto" w:fill="FFFFFF"/>
          <w:lang w:bidi="ar"/>
        </w:rPr>
        <w:fldChar w:fldCharType="begin"/>
      </w:r>
      <w:r>
        <w:rPr>
          <w:rFonts w:ascii="宋体-简" w:eastAsia="宋体-简" w:hAnsi="宋体-简" w:cs="宋体-简" w:hint="eastAsia"/>
          <w:color w:val="333333"/>
          <w:kern w:val="0"/>
          <w:sz w:val="24"/>
          <w:szCs w:val="24"/>
          <w:shd w:val="clear" w:color="auto" w:fill="FFFFFF"/>
          <w:lang w:bidi="ar"/>
        </w:rPr>
        <w:instrText xml:space="preserve"> HYPERLINK "https://baike.baidu.com/item/%E8%AE%A1%E7%AE%97%E6%9C%BA%E7%A8%8B%E5%BA%8F%E8%AE%BE%E8%AE%A1%E8%AF%AD%E8%A8%80/7073760" \t "/Users/xiaoe/Documents\\x/_blank" </w:instrText>
      </w:r>
      <w:r>
        <w:rPr>
          <w:rFonts w:ascii="宋体-简" w:eastAsia="宋体-简" w:hAnsi="宋体-简" w:cs="宋体-简" w:hint="eastAsia"/>
          <w:color w:val="333333"/>
          <w:kern w:val="0"/>
          <w:sz w:val="24"/>
          <w:szCs w:val="24"/>
          <w:shd w:val="clear" w:color="auto" w:fill="FFFFFF"/>
          <w:lang w:bidi="ar"/>
        </w:rPr>
        <w:fldChar w:fldCharType="separate"/>
      </w:r>
      <w:r>
        <w:rPr>
          <w:rFonts w:ascii="宋体-简" w:eastAsia="宋体-简" w:hAnsi="宋体-简" w:cs="宋体-简" w:hint="eastAsia"/>
          <w:color w:val="333333"/>
          <w:kern w:val="0"/>
          <w:sz w:val="24"/>
          <w:szCs w:val="24"/>
          <w:shd w:val="clear" w:color="auto" w:fill="FFFFFF"/>
          <w:lang w:bidi="ar"/>
        </w:rPr>
        <w:t>计算机程序设计语言</w:t>
      </w:r>
      <w:r>
        <w:rPr>
          <w:rFonts w:ascii="宋体-简" w:eastAsia="宋体-简" w:hAnsi="宋体-简" w:cs="宋体-简" w:hint="eastAsia"/>
          <w:color w:val="333333"/>
          <w:kern w:val="0"/>
          <w:sz w:val="24"/>
          <w:szCs w:val="24"/>
          <w:shd w:val="clear" w:color="auto" w:fill="FFFFFF"/>
          <w:lang w:bidi="ar"/>
        </w:rPr>
        <w:fldChar w:fldCharType="end"/>
      </w:r>
      <w:r>
        <w:rPr>
          <w:rFonts w:ascii="宋体-简" w:eastAsia="宋体-简" w:hAnsi="宋体-简" w:cs="宋体-简" w:hint="eastAsia"/>
          <w:color w:val="333333"/>
          <w:kern w:val="0"/>
          <w:sz w:val="24"/>
          <w:szCs w:val="24"/>
          <w:shd w:val="clear" w:color="auto" w:fill="FFFFFF"/>
          <w:lang w:bidi="ar"/>
        </w:rPr>
        <w:t>。是一种面向对象的动态类型语言，最初被设计用于编写自动化脚本(shell)，随着版本的不断更新和语言新功能的添加，越来越多被用于独立的、大型项目的开发。它经常被应用于Web 和 Internet开发、科学计算和统计、人工智能、教育、桌面界面开发、软件开发和后端开发等多个领域。</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Python在设计上坚持了清晰划一的风格，这使得Python成为一门易读、易维护，并且被大量用户所欢迎的、用途广泛的</w:t>
      </w:r>
      <w:r>
        <w:rPr>
          <w:rFonts w:ascii="宋体-简" w:eastAsia="宋体-简" w:hAnsi="宋体-简" w:cs="宋体-简" w:hint="eastAsia"/>
          <w:color w:val="333333"/>
          <w:kern w:val="0"/>
          <w:sz w:val="24"/>
          <w:szCs w:val="24"/>
          <w:shd w:val="clear" w:color="auto" w:fill="FFFFFF"/>
          <w:lang w:bidi="ar"/>
        </w:rPr>
        <w:fldChar w:fldCharType="begin"/>
      </w:r>
      <w:r>
        <w:rPr>
          <w:rFonts w:ascii="宋体-简" w:eastAsia="宋体-简" w:hAnsi="宋体-简" w:cs="宋体-简" w:hint="eastAsia"/>
          <w:color w:val="333333"/>
          <w:kern w:val="0"/>
          <w:sz w:val="24"/>
          <w:szCs w:val="24"/>
          <w:shd w:val="clear" w:color="auto" w:fill="FFFFFF"/>
          <w:lang w:bidi="ar"/>
        </w:rPr>
        <w:instrText xml:space="preserve"> HYPERLINK "https://baike.baidu.com/item/%E8%AF%AD%E8%A8%80/2291095" \t "/Users/xiaoe/Documents\\x/_blank" </w:instrText>
      </w:r>
      <w:r>
        <w:rPr>
          <w:rFonts w:ascii="宋体-简" w:eastAsia="宋体-简" w:hAnsi="宋体-简" w:cs="宋体-简" w:hint="eastAsia"/>
          <w:color w:val="333333"/>
          <w:kern w:val="0"/>
          <w:sz w:val="24"/>
          <w:szCs w:val="24"/>
          <w:shd w:val="clear" w:color="auto" w:fill="FFFFFF"/>
          <w:lang w:bidi="ar"/>
        </w:rPr>
        <w:fldChar w:fldCharType="separate"/>
      </w:r>
      <w:r>
        <w:rPr>
          <w:rFonts w:ascii="宋体-简" w:eastAsia="宋体-简" w:hAnsi="宋体-简" w:cs="宋体-简" w:hint="eastAsia"/>
          <w:color w:val="333333"/>
          <w:kern w:val="0"/>
          <w:sz w:val="24"/>
          <w:szCs w:val="24"/>
          <w:shd w:val="clear" w:color="auto" w:fill="FFFFFF"/>
          <w:lang w:bidi="ar"/>
        </w:rPr>
        <w:t>语言</w:t>
      </w:r>
      <w:r>
        <w:rPr>
          <w:rFonts w:ascii="宋体-简" w:eastAsia="宋体-简" w:hAnsi="宋体-简" w:cs="宋体-简" w:hint="eastAsia"/>
          <w:color w:val="333333"/>
          <w:kern w:val="0"/>
          <w:sz w:val="24"/>
          <w:szCs w:val="24"/>
          <w:shd w:val="clear" w:color="auto" w:fill="FFFFFF"/>
          <w:lang w:bidi="ar"/>
        </w:rPr>
        <w:fldChar w:fldCharType="end"/>
      </w:r>
      <w:r>
        <w:rPr>
          <w:rFonts w:ascii="宋体-简" w:eastAsia="宋体-简" w:hAnsi="宋体-简" w:cs="宋体-简" w:hint="eastAsia"/>
          <w:color w:val="333333"/>
          <w:kern w:val="0"/>
          <w:sz w:val="24"/>
          <w:szCs w:val="24"/>
          <w:shd w:val="clear" w:color="auto" w:fill="FFFFFF"/>
          <w:lang w:bidi="ar"/>
        </w:rPr>
        <w:t>。在使用Python设计程序时，设计者开发时总的指导思想是，对于一个特定的问题，只要有一种最好的方法来解决就好了，这也使得Python在得到了越来越多的重视和应用。</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0" w:name="_Toc27209594"/>
      <w:r>
        <w:rPr>
          <w:rFonts w:ascii="宋体-简" w:eastAsia="宋体-简" w:hAnsi="宋体-简" w:cs="宋体-简"/>
          <w:b/>
          <w:sz w:val="28"/>
          <w:szCs w:val="28"/>
        </w:rPr>
        <w:t>2.2 编译工具</w:t>
      </w:r>
      <w:proofErr w:type="spellStart"/>
      <w:r>
        <w:rPr>
          <w:rFonts w:ascii="宋体-简" w:eastAsia="宋体-简" w:hAnsi="宋体-简" w:cs="宋体-简" w:hint="eastAsia"/>
          <w:b/>
          <w:sz w:val="28"/>
          <w:szCs w:val="28"/>
        </w:rPr>
        <w:t>APK</w:t>
      </w:r>
      <w:r>
        <w:rPr>
          <w:rFonts w:ascii="宋体-简" w:eastAsia="宋体-简" w:hAnsi="宋体-简" w:cs="宋体-简"/>
          <w:b/>
          <w:sz w:val="28"/>
          <w:szCs w:val="28"/>
        </w:rPr>
        <w:t>Tool</w:t>
      </w:r>
      <w:bookmarkEnd w:id="10"/>
      <w:proofErr w:type="spellEnd"/>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是GOOGLE提供的Android应用程序包（APK）编译工具，能够反编译及回编译APK，同时安装反编译系统APK所需要的framework-res框架，清理上次反编译文件夹等功能。其具体功能有：</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将资源解码成原来的形式（包括</w:t>
      </w:r>
      <w:proofErr w:type="spellStart"/>
      <w:r>
        <w:rPr>
          <w:rFonts w:ascii="宋体-简" w:eastAsia="宋体-简" w:hAnsi="宋体-简" w:cs="宋体-简" w:hint="eastAsia"/>
          <w:color w:val="333333"/>
          <w:kern w:val="0"/>
          <w:sz w:val="24"/>
          <w:szCs w:val="24"/>
          <w:shd w:val="clear" w:color="auto" w:fill="FFFFFF"/>
          <w:lang w:bidi="ar"/>
        </w:rPr>
        <w:t>resources.arsc</w:t>
      </w:r>
      <w:proofErr w:type="spellEnd"/>
      <w:r>
        <w:rPr>
          <w:rFonts w:ascii="宋体-简" w:eastAsia="宋体-简" w:hAnsi="宋体-简" w:cs="宋体-简" w:hint="eastAsia"/>
          <w:color w:val="333333"/>
          <w:kern w:val="0"/>
          <w:sz w:val="24"/>
          <w:szCs w:val="24"/>
          <w:shd w:val="clear" w:color="auto" w:fill="FFFFFF"/>
          <w:lang w:bidi="ar"/>
        </w:rPr>
        <w:t>，</w:t>
      </w:r>
      <w:proofErr w:type="spellStart"/>
      <w:r>
        <w:rPr>
          <w:rFonts w:ascii="宋体-简" w:eastAsia="宋体-简" w:hAnsi="宋体-简" w:cs="宋体-简" w:hint="eastAsia"/>
          <w:color w:val="333333"/>
          <w:kern w:val="0"/>
          <w:sz w:val="24"/>
          <w:szCs w:val="24"/>
          <w:shd w:val="clear" w:color="auto" w:fill="FFFFFF"/>
          <w:lang w:bidi="ar"/>
        </w:rPr>
        <w:t>class.dex</w:t>
      </w:r>
      <w:proofErr w:type="spellEnd"/>
      <w:r>
        <w:rPr>
          <w:rFonts w:ascii="宋体-简" w:eastAsia="宋体-简" w:hAnsi="宋体-简" w:cs="宋体-简" w:hint="eastAsia"/>
          <w:color w:val="333333"/>
          <w:kern w:val="0"/>
          <w:sz w:val="24"/>
          <w:szCs w:val="24"/>
          <w:shd w:val="clear" w:color="auto" w:fill="FFFFFF"/>
          <w:lang w:bidi="ar"/>
        </w:rPr>
        <w:t>，9.png和xml）</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将解码的资源重新打包成APK/jar</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组织和处理依赖于框架资源的APK</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Smali</w:t>
      </w:r>
      <w:proofErr w:type="spellEnd"/>
      <w:r>
        <w:rPr>
          <w:rFonts w:ascii="宋体-简" w:eastAsia="宋体-简" w:hAnsi="宋体-简" w:cs="宋体-简" w:hint="eastAsia"/>
          <w:color w:val="333333"/>
          <w:kern w:val="0"/>
          <w:sz w:val="24"/>
          <w:szCs w:val="24"/>
          <w:shd w:val="clear" w:color="auto" w:fill="FFFFFF"/>
          <w:lang w:bidi="ar"/>
        </w:rPr>
        <w:t>调试</w:t>
      </w:r>
    </w:p>
    <w:p w:rsidR="00F53310" w:rsidRDefault="00B10EFB">
      <w:pPr>
        <w:widowControl/>
        <w:numPr>
          <w:ilvl w:val="0"/>
          <w:numId w:val="3"/>
        </w:numPr>
        <w:spacing w:line="360" w:lineRule="auto"/>
        <w:ind w:left="845"/>
        <w:rPr>
          <w:rFonts w:ascii="宋体-简" w:eastAsia="宋体-简" w:hAnsi="宋体-简" w:cs="宋体-简"/>
          <w:bCs/>
          <w:sz w:val="28"/>
          <w:szCs w:val="28"/>
        </w:rPr>
      </w:pPr>
      <w:r>
        <w:rPr>
          <w:rFonts w:ascii="宋体-简" w:eastAsia="宋体-简" w:hAnsi="宋体-简" w:cs="宋体-简" w:hint="eastAsia"/>
          <w:color w:val="333333"/>
          <w:kern w:val="0"/>
          <w:sz w:val="24"/>
          <w:szCs w:val="24"/>
          <w:shd w:val="clear" w:color="auto" w:fill="FFFFFF"/>
          <w:lang w:bidi="ar"/>
        </w:rPr>
        <w:t>执行自动化任务</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1" w:name="_Toc27209595"/>
      <w:r>
        <w:rPr>
          <w:rFonts w:ascii="宋体-简" w:eastAsia="宋体-简" w:hAnsi="宋体-简" w:cs="宋体-简"/>
          <w:b/>
          <w:sz w:val="28"/>
          <w:szCs w:val="28"/>
        </w:rPr>
        <w:t>2.3 深度学习</w:t>
      </w:r>
      <w:bookmarkEnd w:id="11"/>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深度学习（DL, Deep Learning）是</w:t>
      </w:r>
      <w:r>
        <w:rPr>
          <w:rFonts w:ascii="宋体-简" w:eastAsia="宋体-简" w:hAnsi="宋体-简" w:cs="宋体-简" w:hint="eastAsia"/>
          <w:color w:val="333333"/>
          <w:kern w:val="0"/>
          <w:sz w:val="24"/>
          <w:szCs w:val="24"/>
          <w:shd w:val="clear" w:color="auto" w:fill="FFFFFF"/>
          <w:lang w:bidi="ar"/>
        </w:rPr>
        <w:fldChar w:fldCharType="begin"/>
      </w:r>
      <w:r>
        <w:rPr>
          <w:rFonts w:ascii="宋体-简" w:eastAsia="宋体-简" w:hAnsi="宋体-简" w:cs="宋体-简" w:hint="eastAsia"/>
          <w:color w:val="333333"/>
          <w:kern w:val="0"/>
          <w:sz w:val="24"/>
          <w:szCs w:val="24"/>
          <w:shd w:val="clear" w:color="auto" w:fill="FFFFFF"/>
          <w:lang w:bidi="ar"/>
        </w:rPr>
        <w:instrText xml:space="preserve"> HYPERLINK "https://baike.baidu.com/item/%E6%9C%BA%E5%99%A8%E5%AD%A6%E4%B9%A0/217599" \t "/Users/xiaoe/Documents\\x/_blank" </w:instrText>
      </w:r>
      <w:r>
        <w:rPr>
          <w:rFonts w:ascii="宋体-简" w:eastAsia="宋体-简" w:hAnsi="宋体-简" w:cs="宋体-简" w:hint="eastAsia"/>
          <w:color w:val="333333"/>
          <w:kern w:val="0"/>
          <w:sz w:val="24"/>
          <w:szCs w:val="24"/>
          <w:shd w:val="clear" w:color="auto" w:fill="FFFFFF"/>
          <w:lang w:bidi="ar"/>
        </w:rPr>
        <w:fldChar w:fldCharType="separate"/>
      </w:r>
      <w:r>
        <w:rPr>
          <w:rFonts w:ascii="宋体-简" w:eastAsia="宋体-简" w:hAnsi="宋体-简" w:cs="宋体-简" w:hint="eastAsia"/>
          <w:color w:val="333333"/>
          <w:kern w:val="0"/>
          <w:sz w:val="24"/>
          <w:szCs w:val="24"/>
          <w:shd w:val="clear" w:color="auto" w:fill="FFFFFF"/>
          <w:lang w:bidi="ar"/>
        </w:rPr>
        <w:t>机器学习</w:t>
      </w:r>
      <w:r>
        <w:rPr>
          <w:rFonts w:ascii="宋体-简" w:eastAsia="宋体-简" w:hAnsi="宋体-简" w:cs="宋体-简" w:hint="eastAsia"/>
          <w:color w:val="333333"/>
          <w:kern w:val="0"/>
          <w:sz w:val="24"/>
          <w:szCs w:val="24"/>
          <w:shd w:val="clear" w:color="auto" w:fill="FFFFFF"/>
          <w:lang w:bidi="ar"/>
        </w:rPr>
        <w:fldChar w:fldCharType="end"/>
      </w:r>
      <w:r>
        <w:rPr>
          <w:rFonts w:ascii="宋体-简" w:eastAsia="宋体-简" w:hAnsi="宋体-简" w:cs="宋体-简" w:hint="eastAsia"/>
          <w:color w:val="333333"/>
          <w:kern w:val="0"/>
          <w:sz w:val="24"/>
          <w:szCs w:val="24"/>
          <w:shd w:val="clear" w:color="auto" w:fill="FFFFFF"/>
          <w:lang w:bidi="ar"/>
        </w:rPr>
        <w:t>（ML, Machine Learning）领域中一个新的研究方向。</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lastRenderedPageBreak/>
        <w:t>深度学习是学习</w:t>
      </w:r>
      <w:hyperlink r:id="rId11" w:tgtFrame="/Users/xiaoe/Documents\x/_blank" w:history="1">
        <w:r>
          <w:rPr>
            <w:rFonts w:ascii="宋体-简" w:eastAsia="宋体-简" w:hAnsi="宋体-简" w:cs="宋体-简" w:hint="eastAsia"/>
            <w:color w:val="333333"/>
            <w:kern w:val="0"/>
            <w:sz w:val="24"/>
            <w:szCs w:val="24"/>
            <w:shd w:val="clear" w:color="auto" w:fill="FFFFFF"/>
            <w:lang w:bidi="ar"/>
          </w:rPr>
          <w:t>样本数据</w:t>
        </w:r>
      </w:hyperlink>
      <w:r>
        <w:rPr>
          <w:rFonts w:ascii="宋体-简" w:eastAsia="宋体-简" w:hAnsi="宋体-简" w:cs="宋体-简" w:hint="eastAsia"/>
          <w:color w:val="333333"/>
          <w:kern w:val="0"/>
          <w:sz w:val="24"/>
          <w:szCs w:val="24"/>
          <w:shd w:val="clear" w:color="auto" w:fill="FFFFFF"/>
          <w:lang w:bidi="ar"/>
        </w:rPr>
        <w:t>的内在规律和表示层次，这些学习过程中获得的信息对诸如文字，</w:t>
      </w:r>
      <w:hyperlink r:id="rId12" w:tgtFrame="/Users/xiaoe/Documents\x/_blank" w:history="1">
        <w:r>
          <w:rPr>
            <w:rFonts w:ascii="宋体-简" w:eastAsia="宋体-简" w:hAnsi="宋体-简" w:cs="宋体-简" w:hint="eastAsia"/>
            <w:color w:val="333333"/>
            <w:kern w:val="0"/>
            <w:sz w:val="24"/>
            <w:szCs w:val="24"/>
            <w:shd w:val="clear" w:color="auto" w:fill="FFFFFF"/>
            <w:lang w:bidi="ar"/>
          </w:rPr>
          <w:t>图像</w:t>
        </w:r>
      </w:hyperlink>
      <w:r>
        <w:rPr>
          <w:rFonts w:ascii="宋体-简" w:eastAsia="宋体-简" w:hAnsi="宋体-简" w:cs="宋体-简" w:hint="eastAsia"/>
          <w:color w:val="333333"/>
          <w:kern w:val="0"/>
          <w:sz w:val="24"/>
          <w:szCs w:val="24"/>
          <w:shd w:val="clear" w:color="auto" w:fill="FFFFFF"/>
          <w:lang w:bidi="ar"/>
        </w:rPr>
        <w:t>和声音等数据的解释有很大的帮助。它的最终目标是让机器能够像人一样具有分析学习能力，能够识别文字、图像和声音等数据。深度学习在</w:t>
      </w:r>
      <w:hyperlink r:id="rId13" w:tgtFrame="/Users/xiaoe/Documents\x/_blank" w:history="1">
        <w:r>
          <w:rPr>
            <w:rFonts w:ascii="宋体-简" w:eastAsia="宋体-简" w:hAnsi="宋体-简" w:cs="宋体-简" w:hint="eastAsia"/>
            <w:color w:val="333333"/>
            <w:kern w:val="0"/>
            <w:sz w:val="24"/>
            <w:szCs w:val="24"/>
            <w:shd w:val="clear" w:color="auto" w:fill="FFFFFF"/>
            <w:lang w:bidi="ar"/>
          </w:rPr>
          <w:t>搜索技术</w:t>
        </w:r>
      </w:hyperlink>
      <w:r>
        <w:rPr>
          <w:rFonts w:ascii="宋体-简" w:eastAsia="宋体-简" w:hAnsi="宋体-简" w:cs="宋体-简" w:hint="eastAsia"/>
          <w:color w:val="333333"/>
          <w:kern w:val="0"/>
          <w:sz w:val="24"/>
          <w:szCs w:val="24"/>
          <w:shd w:val="clear" w:color="auto" w:fill="FFFFFF"/>
          <w:lang w:bidi="ar"/>
        </w:rPr>
        <w:t>，</w:t>
      </w:r>
      <w:hyperlink r:id="rId14" w:tgtFrame="/Users/xiaoe/Documents\x/_blank" w:history="1">
        <w:r>
          <w:rPr>
            <w:rFonts w:ascii="宋体-简" w:eastAsia="宋体-简" w:hAnsi="宋体-简" w:cs="宋体-简" w:hint="eastAsia"/>
            <w:color w:val="333333"/>
            <w:kern w:val="0"/>
            <w:sz w:val="24"/>
            <w:szCs w:val="24"/>
            <w:shd w:val="clear" w:color="auto" w:fill="FFFFFF"/>
            <w:lang w:bidi="ar"/>
          </w:rPr>
          <w:t>数据挖掘</w:t>
        </w:r>
      </w:hyperlink>
      <w:r>
        <w:rPr>
          <w:rFonts w:ascii="宋体-简" w:eastAsia="宋体-简" w:hAnsi="宋体-简" w:cs="宋体-简" w:hint="eastAsia"/>
          <w:color w:val="333333"/>
          <w:kern w:val="0"/>
          <w:sz w:val="24"/>
          <w:szCs w:val="24"/>
          <w:shd w:val="clear" w:color="auto" w:fill="FFFFFF"/>
          <w:lang w:bidi="ar"/>
        </w:rPr>
        <w:t>，机器学习，</w:t>
      </w:r>
      <w:hyperlink r:id="rId15" w:tgtFrame="/Users/xiaoe/Documents\x/_blank" w:history="1">
        <w:r>
          <w:rPr>
            <w:rFonts w:ascii="宋体-简" w:eastAsia="宋体-简" w:hAnsi="宋体-简" w:cs="宋体-简" w:hint="eastAsia"/>
            <w:color w:val="333333"/>
            <w:kern w:val="0"/>
            <w:sz w:val="24"/>
            <w:szCs w:val="24"/>
            <w:shd w:val="clear" w:color="auto" w:fill="FFFFFF"/>
            <w:lang w:bidi="ar"/>
          </w:rPr>
          <w:t>机器翻译</w:t>
        </w:r>
      </w:hyperlink>
      <w:r>
        <w:rPr>
          <w:rFonts w:ascii="宋体-简" w:eastAsia="宋体-简" w:hAnsi="宋体-简" w:cs="宋体-简" w:hint="eastAsia"/>
          <w:color w:val="333333"/>
          <w:kern w:val="0"/>
          <w:sz w:val="24"/>
          <w:szCs w:val="24"/>
          <w:shd w:val="clear" w:color="auto" w:fill="FFFFFF"/>
          <w:lang w:bidi="ar"/>
        </w:rPr>
        <w:t>，</w:t>
      </w:r>
      <w:hyperlink r:id="rId16" w:tgtFrame="/Users/xiaoe/Documents\x/_blank" w:history="1">
        <w:r>
          <w:rPr>
            <w:rFonts w:ascii="宋体-简" w:eastAsia="宋体-简" w:hAnsi="宋体-简" w:cs="宋体-简" w:hint="eastAsia"/>
            <w:color w:val="333333"/>
            <w:kern w:val="0"/>
            <w:sz w:val="24"/>
            <w:szCs w:val="24"/>
            <w:shd w:val="clear" w:color="auto" w:fill="FFFFFF"/>
            <w:lang w:bidi="ar"/>
          </w:rPr>
          <w:t>自然语言处理</w:t>
        </w:r>
      </w:hyperlink>
      <w:r>
        <w:rPr>
          <w:rFonts w:ascii="宋体-简" w:eastAsia="宋体-简" w:hAnsi="宋体-简" w:cs="宋体-简" w:hint="eastAsia"/>
          <w:color w:val="333333"/>
          <w:kern w:val="0"/>
          <w:sz w:val="24"/>
          <w:szCs w:val="24"/>
          <w:shd w:val="clear" w:color="auto" w:fill="FFFFFF"/>
          <w:lang w:bidi="ar"/>
        </w:rPr>
        <w:t>，</w:t>
      </w:r>
      <w:hyperlink r:id="rId17" w:tgtFrame="/Users/xiaoe/Documents\x/_blank" w:history="1">
        <w:r>
          <w:rPr>
            <w:rFonts w:ascii="宋体-简" w:eastAsia="宋体-简" w:hAnsi="宋体-简" w:cs="宋体-简" w:hint="eastAsia"/>
            <w:color w:val="333333"/>
            <w:kern w:val="0"/>
            <w:sz w:val="24"/>
            <w:szCs w:val="24"/>
            <w:shd w:val="clear" w:color="auto" w:fill="FFFFFF"/>
            <w:lang w:bidi="ar"/>
          </w:rPr>
          <w:t>多媒体学习</w:t>
        </w:r>
      </w:hyperlink>
      <w:r>
        <w:rPr>
          <w:rFonts w:ascii="宋体-简" w:eastAsia="宋体-简" w:hAnsi="宋体-简" w:cs="宋体-简" w:hint="eastAsia"/>
          <w:color w:val="333333"/>
          <w:kern w:val="0"/>
          <w:sz w:val="24"/>
          <w:szCs w:val="24"/>
          <w:shd w:val="clear" w:color="auto" w:fill="FFFFFF"/>
          <w:lang w:bidi="ar"/>
        </w:rPr>
        <w:t>，语音，推荐和个性化技术，以及其他相关领域都取得了很多成果。深度学习使机器模仿视听和思考等人类的活动，解决了很多复杂的模式识别难题，使得人工智能相关技术取得了很大进步。</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再利用深度学习的过程中，我们通过设计建立适量的神经元计算节点和多层运算层次结构，选择合适的输人层和输出层，通过网络的学习和调优，建立起从输入到输出的函数关系，虽然不能100%找到输入与输出的函数关系，但是可以尽可能的逼近现实的关联关系。使用训练成功的网络模型，就可以实现我们对复杂事务处理的自动化要求。</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2" w:name="_Toc27209596"/>
      <w:r>
        <w:rPr>
          <w:rFonts w:ascii="宋体-简" w:eastAsia="宋体-简" w:hAnsi="宋体-简" w:cs="宋体-简"/>
          <w:b/>
          <w:sz w:val="28"/>
          <w:szCs w:val="28"/>
        </w:rPr>
        <w:t>2.4 推荐系统</w:t>
      </w:r>
      <w:bookmarkEnd w:id="12"/>
    </w:p>
    <w:p w:rsidR="00F53310" w:rsidRDefault="00C360F1">
      <w:pPr>
        <w:widowControl/>
        <w:spacing w:line="360" w:lineRule="auto"/>
        <w:ind w:firstLineChars="200" w:firstLine="420"/>
        <w:rPr>
          <w:rFonts w:ascii="宋体-简" w:eastAsia="宋体-简" w:hAnsi="宋体-简" w:cs="宋体-简"/>
          <w:color w:val="333333"/>
          <w:kern w:val="0"/>
          <w:sz w:val="24"/>
          <w:szCs w:val="24"/>
          <w:shd w:val="clear" w:color="auto" w:fill="FFFFFF"/>
          <w:lang w:bidi="ar"/>
        </w:rPr>
      </w:pPr>
      <w:hyperlink r:id="rId18" w:tgtFrame="/Users/xiaoe/Documents\x/_blank" w:history="1">
        <w:r w:rsidR="00B10EFB">
          <w:rPr>
            <w:rFonts w:ascii="宋体-简" w:eastAsia="宋体-简" w:hAnsi="宋体-简" w:cs="宋体-简" w:hint="eastAsia"/>
            <w:color w:val="333333"/>
            <w:kern w:val="0"/>
            <w:sz w:val="24"/>
            <w:szCs w:val="24"/>
            <w:shd w:val="clear" w:color="auto" w:fill="FFFFFF"/>
            <w:lang w:bidi="ar"/>
          </w:rPr>
          <w:t>推荐系统</w:t>
        </w:r>
      </w:hyperlink>
      <w:r w:rsidR="00B10EFB">
        <w:rPr>
          <w:rFonts w:ascii="宋体-简" w:eastAsia="宋体-简" w:hAnsi="宋体-简" w:cs="宋体-简" w:hint="eastAsia"/>
          <w:color w:val="333333"/>
          <w:kern w:val="0"/>
          <w:sz w:val="24"/>
          <w:szCs w:val="24"/>
          <w:shd w:val="clear" w:color="auto" w:fill="FFFFFF"/>
          <w:lang w:bidi="ar"/>
        </w:rPr>
        <w:t>是根据用户的信息需求、兴趣等，将用户感兴趣的信息、产品等推荐给用户的个性化信息的系统。推荐系统通过研究用户的兴趣偏好，进行个性化计算，由系统发现用户的兴趣点，从而引导用户发现自己的信息需求。一个好的推荐系统不仅能为用户提供个性化的服务，还能和用户之间建立密切关系，让用户对推荐产生依赖。</w:t>
      </w:r>
    </w:p>
    <w:p w:rsidR="00F53310" w:rsidRDefault="00C360F1">
      <w:pPr>
        <w:widowControl/>
        <w:spacing w:line="360" w:lineRule="auto"/>
        <w:ind w:firstLineChars="200" w:firstLine="420"/>
        <w:rPr>
          <w:rFonts w:ascii="宋体-简" w:eastAsia="宋体-简" w:hAnsi="宋体-简" w:cs="宋体-简"/>
          <w:color w:val="333333"/>
          <w:kern w:val="0"/>
          <w:sz w:val="24"/>
          <w:szCs w:val="24"/>
          <w:shd w:val="clear" w:color="auto" w:fill="FFFFFF"/>
          <w:lang w:bidi="ar"/>
        </w:rPr>
      </w:pPr>
      <w:hyperlink r:id="rId19" w:tgtFrame="/Users/xiaoe/Documents\x/_blank" w:history="1">
        <w:r w:rsidR="00B10EFB">
          <w:rPr>
            <w:rFonts w:ascii="宋体-简" w:eastAsia="宋体-简" w:hAnsi="宋体-简" w:cs="宋体-简" w:hint="eastAsia"/>
            <w:color w:val="333333"/>
            <w:kern w:val="0"/>
            <w:sz w:val="24"/>
            <w:szCs w:val="24"/>
            <w:shd w:val="clear" w:color="auto" w:fill="FFFFFF"/>
            <w:lang w:bidi="ar"/>
          </w:rPr>
          <w:t>推荐系统</w:t>
        </w:r>
      </w:hyperlink>
      <w:r w:rsidR="00B10EFB">
        <w:rPr>
          <w:rFonts w:ascii="宋体-简" w:eastAsia="宋体-简" w:hAnsi="宋体-简" w:cs="宋体-简" w:hint="eastAsia"/>
          <w:color w:val="333333"/>
          <w:kern w:val="0"/>
          <w:sz w:val="24"/>
          <w:szCs w:val="24"/>
          <w:shd w:val="clear" w:color="auto" w:fill="FFFFFF"/>
          <w:lang w:bidi="ar"/>
        </w:rPr>
        <w:t>现已广泛应用于很多领域，其中最典型并具有良好的发展和应用前景的领域就是</w:t>
      </w:r>
      <w:hyperlink r:id="rId20" w:tgtFrame="/Users/xiaoe/Documents\x/_blank" w:history="1">
        <w:r w:rsidR="00B10EFB">
          <w:rPr>
            <w:rFonts w:ascii="宋体-简" w:eastAsia="宋体-简" w:hAnsi="宋体-简" w:cs="宋体-简" w:hint="eastAsia"/>
            <w:color w:val="333333"/>
            <w:kern w:val="0"/>
            <w:sz w:val="24"/>
            <w:szCs w:val="24"/>
            <w:shd w:val="clear" w:color="auto" w:fill="FFFFFF"/>
            <w:lang w:bidi="ar"/>
          </w:rPr>
          <w:t>电子商务</w:t>
        </w:r>
      </w:hyperlink>
      <w:r w:rsidR="00B10EFB">
        <w:rPr>
          <w:rFonts w:ascii="宋体-简" w:eastAsia="宋体-简" w:hAnsi="宋体-简" w:cs="宋体-简" w:hint="eastAsia"/>
          <w:color w:val="333333"/>
          <w:kern w:val="0"/>
          <w:sz w:val="24"/>
          <w:szCs w:val="24"/>
          <w:shd w:val="clear" w:color="auto" w:fill="FFFFFF"/>
          <w:lang w:bidi="ar"/>
        </w:rPr>
        <w:t>领域。同时学术界对推荐系统的研究热度一直很高，逐步形成了一门独立的学科。</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推荐系统有3个重要的模块：用户建模模块、推荐对象建模模块、推荐算法模块。通用的推荐系统模型流程如图。推荐系统把用户模型中兴趣需求信息和推荐对象模型中的特征信息匹配，同时使用相应的推荐算法进行计算筛选，找到用户可能感兴趣的推荐对象，然后推荐给用户。</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3" w:name="_Toc27209597"/>
      <w:r>
        <w:rPr>
          <w:rFonts w:ascii="宋体-简" w:eastAsia="宋体-简" w:hAnsi="宋体-简" w:cs="宋体-简"/>
          <w:b/>
          <w:sz w:val="28"/>
          <w:szCs w:val="28"/>
        </w:rPr>
        <w:t>2.5 图数据库</w:t>
      </w:r>
      <w:bookmarkEnd w:id="13"/>
    </w:p>
    <w:p w:rsidR="00581238" w:rsidRPr="00433F65" w:rsidRDefault="00433F65" w:rsidP="00433F65">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433F65">
        <w:rPr>
          <w:rFonts w:ascii="宋体-简" w:eastAsia="宋体-简" w:hAnsi="宋体-简" w:cs="宋体-简"/>
          <w:color w:val="333333"/>
          <w:kern w:val="0"/>
          <w:sz w:val="24"/>
          <w:szCs w:val="24"/>
          <w:shd w:val="clear" w:color="auto" w:fill="FFFFFF"/>
          <w:lang w:bidi="ar"/>
        </w:rPr>
        <w:lastRenderedPageBreak/>
        <w:t>Neo4j是由java实现的开源NOSQL图数据库</w:t>
      </w:r>
      <w:r w:rsidR="001C4922">
        <w:rPr>
          <w:rFonts w:ascii="宋体-简" w:eastAsia="宋体-简" w:hAnsi="宋体-简" w:cs="宋体-简" w:hint="eastAsia"/>
          <w:color w:val="333333"/>
          <w:kern w:val="0"/>
          <w:sz w:val="24"/>
          <w:szCs w:val="24"/>
          <w:shd w:val="clear" w:color="auto" w:fill="FFFFFF"/>
          <w:lang w:bidi="ar"/>
        </w:rPr>
        <w:t>，它可以将</w:t>
      </w:r>
      <w:r w:rsidR="001C4922" w:rsidRPr="001C4922">
        <w:rPr>
          <w:rFonts w:ascii="宋体-简" w:eastAsia="宋体-简" w:hAnsi="宋体-简" w:cs="宋体-简" w:hint="eastAsia"/>
          <w:color w:val="333333"/>
          <w:kern w:val="0"/>
          <w:sz w:val="24"/>
          <w:szCs w:val="24"/>
          <w:shd w:val="clear" w:color="auto" w:fill="FFFFFF"/>
          <w:lang w:bidi="ar"/>
        </w:rPr>
        <w:t>结构化数据存储在网络上</w:t>
      </w:r>
      <w:r w:rsidR="001C4922">
        <w:rPr>
          <w:rFonts w:ascii="宋体-简" w:eastAsia="宋体-简" w:hAnsi="宋体-简" w:cs="宋体-简" w:hint="eastAsia"/>
          <w:color w:val="333333"/>
          <w:kern w:val="0"/>
          <w:sz w:val="24"/>
          <w:szCs w:val="24"/>
          <w:shd w:val="clear" w:color="auto" w:fill="FFFFFF"/>
          <w:lang w:bidi="ar"/>
        </w:rPr>
        <w:t>。使用图数据库可以方便的建成一个庞大的用户关系网，进而分析用户的不同的权限设计行为，通过分析这些不同的设计行为，来为相近用户推荐权限设置的方法。Neo4</w:t>
      </w:r>
      <w:r w:rsidR="001C4922">
        <w:rPr>
          <w:rFonts w:ascii="宋体-简" w:eastAsia="宋体-简" w:hAnsi="宋体-简" w:cs="宋体-简"/>
          <w:color w:val="333333"/>
          <w:kern w:val="0"/>
          <w:sz w:val="24"/>
          <w:szCs w:val="24"/>
          <w:shd w:val="clear" w:color="auto" w:fill="FFFFFF"/>
          <w:lang w:bidi="ar"/>
        </w:rPr>
        <w:t>j</w:t>
      </w:r>
      <w:r w:rsidR="001C4922">
        <w:rPr>
          <w:rFonts w:ascii="宋体-简" w:eastAsia="宋体-简" w:hAnsi="宋体-简" w:cs="宋体-简" w:hint="eastAsia"/>
          <w:color w:val="333333"/>
          <w:kern w:val="0"/>
          <w:sz w:val="24"/>
          <w:szCs w:val="24"/>
          <w:shd w:val="clear" w:color="auto" w:fill="FFFFFF"/>
          <w:lang w:bidi="ar"/>
        </w:rPr>
        <w:t>图</w:t>
      </w:r>
      <w:proofErr w:type="gramStart"/>
      <w:r w:rsidR="001C4922">
        <w:rPr>
          <w:rFonts w:ascii="宋体-简" w:eastAsia="宋体-简" w:hAnsi="宋体-简" w:cs="宋体-简" w:hint="eastAsia"/>
          <w:color w:val="333333"/>
          <w:kern w:val="0"/>
          <w:sz w:val="24"/>
          <w:szCs w:val="24"/>
          <w:shd w:val="clear" w:color="auto" w:fill="FFFFFF"/>
          <w:lang w:bidi="ar"/>
        </w:rPr>
        <w:t>数据库村粗的</w:t>
      </w:r>
      <w:proofErr w:type="gramEnd"/>
      <w:r w:rsidR="001C4922">
        <w:rPr>
          <w:rFonts w:ascii="宋体-简" w:eastAsia="宋体-简" w:hAnsi="宋体-简" w:cs="宋体-简" w:hint="eastAsia"/>
          <w:color w:val="333333"/>
          <w:kern w:val="0"/>
          <w:sz w:val="24"/>
          <w:szCs w:val="24"/>
          <w:shd w:val="clear" w:color="auto" w:fill="FFFFFF"/>
          <w:lang w:bidi="ar"/>
        </w:rPr>
        <w:t>庞大的关系网可以为我们的推荐系统设计提供数据支撑。</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4" w:name="_Toc27209598"/>
      <w:r>
        <w:rPr>
          <w:rFonts w:ascii="宋体-简" w:eastAsia="宋体-简" w:hAnsi="宋体-简" w:cs="宋体-简"/>
          <w:b/>
          <w:sz w:val="28"/>
          <w:szCs w:val="28"/>
        </w:rPr>
        <w:t>2.6 可视化工具</w:t>
      </w:r>
      <w:bookmarkEnd w:id="14"/>
    </w:p>
    <w:p w:rsidR="00E32F4A" w:rsidRDefault="008F689A" w:rsidP="00E32F4A">
      <w:pPr>
        <w:widowControl/>
        <w:spacing w:line="360" w:lineRule="auto"/>
        <w:ind w:firstLine="420"/>
        <w:rPr>
          <w:rFonts w:ascii="宋体-简" w:eastAsia="宋体-简" w:hAnsi="宋体-简" w:cs="宋体-简"/>
          <w:color w:val="333333"/>
          <w:kern w:val="0"/>
          <w:sz w:val="24"/>
          <w:szCs w:val="24"/>
          <w:shd w:val="clear" w:color="auto" w:fill="FFFFFF"/>
          <w:lang w:bidi="ar"/>
        </w:rPr>
      </w:pPr>
      <w:proofErr w:type="spellStart"/>
      <w:r w:rsidRPr="008F689A">
        <w:rPr>
          <w:rFonts w:ascii="宋体-简" w:eastAsia="宋体-简" w:hAnsi="宋体-简" w:cs="宋体-简"/>
          <w:color w:val="333333"/>
          <w:kern w:val="0"/>
          <w:sz w:val="24"/>
          <w:szCs w:val="24"/>
          <w:shd w:val="clear" w:color="auto" w:fill="FFFFFF"/>
          <w:lang w:bidi="ar"/>
        </w:rPr>
        <w:t>Seaborn</w:t>
      </w:r>
      <w:proofErr w:type="spellEnd"/>
      <w:r w:rsidRPr="008F689A">
        <w:rPr>
          <w:rFonts w:ascii="宋体-简" w:eastAsia="宋体-简" w:hAnsi="宋体-简" w:cs="宋体-简"/>
          <w:color w:val="333333"/>
          <w:kern w:val="0"/>
          <w:sz w:val="24"/>
          <w:szCs w:val="24"/>
          <w:shd w:val="clear" w:color="auto" w:fill="FFFFFF"/>
          <w:lang w:bidi="ar"/>
        </w:rPr>
        <w:t>是一个用Python制作统计图形的库。它建立在</w:t>
      </w:r>
      <w:proofErr w:type="spellStart"/>
      <w:r w:rsidRPr="008F689A">
        <w:rPr>
          <w:rFonts w:ascii="宋体-简" w:eastAsia="宋体-简" w:hAnsi="宋体-简" w:cs="宋体-简"/>
          <w:color w:val="333333"/>
          <w:kern w:val="0"/>
          <w:sz w:val="24"/>
          <w:szCs w:val="24"/>
          <w:shd w:val="clear" w:color="auto" w:fill="FFFFFF"/>
          <w:lang w:bidi="ar"/>
        </w:rPr>
        <w:t>matplotlib</w:t>
      </w:r>
      <w:proofErr w:type="spellEnd"/>
      <w:r w:rsidRPr="008F689A">
        <w:rPr>
          <w:rFonts w:ascii="宋体-简" w:eastAsia="宋体-简" w:hAnsi="宋体-简" w:cs="宋体-简"/>
          <w:color w:val="333333"/>
          <w:kern w:val="0"/>
          <w:sz w:val="24"/>
          <w:szCs w:val="24"/>
          <w:shd w:val="clear" w:color="auto" w:fill="FFFFFF"/>
          <w:lang w:bidi="ar"/>
        </w:rPr>
        <w:t>之上，并与pandas数据结构紧密集成。</w:t>
      </w:r>
      <w:proofErr w:type="spellStart"/>
      <w:r w:rsidR="00BA11A9" w:rsidRPr="00BA11A9">
        <w:rPr>
          <w:rFonts w:ascii="宋体-简" w:eastAsia="宋体-简" w:hAnsi="宋体-简" w:cs="宋体-简"/>
          <w:color w:val="333333"/>
          <w:kern w:val="0"/>
          <w:sz w:val="24"/>
          <w:szCs w:val="24"/>
          <w:shd w:val="clear" w:color="auto" w:fill="FFFFFF"/>
          <w:lang w:bidi="ar"/>
        </w:rPr>
        <w:t>Seaborn</w:t>
      </w:r>
      <w:proofErr w:type="spellEnd"/>
      <w:r w:rsidR="00BA11A9" w:rsidRPr="00BA11A9">
        <w:rPr>
          <w:rFonts w:ascii="宋体-简" w:eastAsia="宋体-简" w:hAnsi="宋体-简" w:cs="宋体-简"/>
          <w:color w:val="333333"/>
          <w:kern w:val="0"/>
          <w:sz w:val="24"/>
          <w:szCs w:val="24"/>
          <w:shd w:val="clear" w:color="auto" w:fill="FFFFFF"/>
          <w:lang w:bidi="ar"/>
        </w:rPr>
        <w:t>旨在使可视化成为探索和理解数据的核心部分。其面向数据集的绘图功能对包含整个数据集的数据框和数组进行操作，并在内部执行必要的语义映射和统计聚合，以生成信息图。</w:t>
      </w:r>
      <w:proofErr w:type="spellStart"/>
      <w:r w:rsidR="00F00EFA" w:rsidRPr="008F689A">
        <w:rPr>
          <w:rFonts w:ascii="宋体-简" w:eastAsia="宋体-简" w:hAnsi="宋体-简" w:cs="宋体-简"/>
          <w:color w:val="333333"/>
          <w:kern w:val="0"/>
          <w:sz w:val="24"/>
          <w:szCs w:val="24"/>
          <w:shd w:val="clear" w:color="auto" w:fill="FFFFFF"/>
          <w:lang w:bidi="ar"/>
        </w:rPr>
        <w:t>Seaborn</w:t>
      </w:r>
      <w:proofErr w:type="spellEnd"/>
      <w:r w:rsidR="00F00EFA" w:rsidRPr="00F00EFA">
        <w:rPr>
          <w:rFonts w:ascii="宋体-简" w:eastAsia="宋体-简" w:hAnsi="宋体-简" w:cs="宋体-简" w:hint="eastAsia"/>
          <w:color w:val="333333"/>
          <w:kern w:val="0"/>
          <w:sz w:val="24"/>
          <w:szCs w:val="24"/>
          <w:shd w:val="clear" w:color="auto" w:fill="FFFFFF"/>
          <w:lang w:bidi="ar"/>
        </w:rPr>
        <w:t>面向数据集的</w:t>
      </w:r>
      <w:r w:rsidR="00F00EFA" w:rsidRPr="00F00EFA">
        <w:rPr>
          <w:rFonts w:ascii="宋体-简" w:eastAsia="宋体-简" w:hAnsi="宋体-简" w:cs="宋体-简"/>
          <w:color w:val="333333"/>
          <w:kern w:val="0"/>
          <w:sz w:val="24"/>
          <w:szCs w:val="24"/>
          <w:shd w:val="clear" w:color="auto" w:fill="FFFFFF"/>
          <w:lang w:bidi="ar"/>
        </w:rPr>
        <w:t>API，用于检查多个变量之间的关系</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专门支持使用分类变量来显示观察结果或汇总统计数据</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可视化单变量或双变量分布以及在数据子集之间进行比较的选项</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不同种类因变量的线性回归模型的自动估计和绘图</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方便地查看复杂数据集的整体结构</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用于构建多绘图网格的高级抽象，可让您轻松构建复杂的可视化</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简洁的控制</w:t>
      </w:r>
      <w:proofErr w:type="spellStart"/>
      <w:r w:rsidR="00F00EFA" w:rsidRPr="00F00EFA">
        <w:rPr>
          <w:rFonts w:ascii="宋体-简" w:eastAsia="宋体-简" w:hAnsi="宋体-简" w:cs="宋体-简"/>
          <w:color w:val="333333"/>
          <w:kern w:val="0"/>
          <w:sz w:val="24"/>
          <w:szCs w:val="24"/>
          <w:shd w:val="clear" w:color="auto" w:fill="FFFFFF"/>
          <w:lang w:bidi="ar"/>
        </w:rPr>
        <w:t>matplotlib</w:t>
      </w:r>
      <w:proofErr w:type="spellEnd"/>
      <w:r w:rsidR="00F00EFA" w:rsidRPr="00F00EFA">
        <w:rPr>
          <w:rFonts w:ascii="宋体-简" w:eastAsia="宋体-简" w:hAnsi="宋体-简" w:cs="宋体-简"/>
          <w:color w:val="333333"/>
          <w:kern w:val="0"/>
          <w:sz w:val="24"/>
          <w:szCs w:val="24"/>
          <w:shd w:val="clear" w:color="auto" w:fill="FFFFFF"/>
          <w:lang w:bidi="ar"/>
        </w:rPr>
        <w:t>图形样式与几个内置主题</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用于选择调色板的工具，可以忠实地显示数据中的模式</w:t>
      </w:r>
      <w:r w:rsidR="00CA513E">
        <w:rPr>
          <w:rFonts w:ascii="宋体-简" w:eastAsia="宋体-简" w:hAnsi="宋体-简" w:cs="宋体-简" w:hint="eastAsia"/>
          <w:color w:val="333333"/>
          <w:kern w:val="0"/>
          <w:sz w:val="24"/>
          <w:szCs w:val="24"/>
          <w:shd w:val="clear" w:color="auto" w:fill="FFFFFF"/>
          <w:lang w:bidi="ar"/>
        </w:rPr>
        <w:t>。</w:t>
      </w:r>
    </w:p>
    <w:p w:rsidR="00E32F4A" w:rsidRDefault="00E32F4A" w:rsidP="00E32F4A">
      <w:pPr>
        <w:widowControl/>
        <w:spacing w:line="360" w:lineRule="auto"/>
        <w:ind w:firstLine="420"/>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S</w:t>
      </w:r>
      <w:r>
        <w:rPr>
          <w:rFonts w:ascii="宋体-简" w:eastAsia="宋体-简" w:hAnsi="宋体-简" w:cs="宋体-简"/>
          <w:color w:val="333333"/>
          <w:kern w:val="0"/>
          <w:sz w:val="24"/>
          <w:szCs w:val="24"/>
          <w:shd w:val="clear" w:color="auto" w:fill="FFFFFF"/>
          <w:lang w:bidi="ar"/>
        </w:rPr>
        <w:t>eaborn</w:t>
      </w:r>
      <w:proofErr w:type="spellEnd"/>
      <w:r>
        <w:rPr>
          <w:rFonts w:ascii="宋体-简" w:eastAsia="宋体-简" w:hAnsi="宋体-简" w:cs="宋体-简" w:hint="eastAsia"/>
          <w:color w:val="333333"/>
          <w:kern w:val="0"/>
          <w:sz w:val="24"/>
          <w:szCs w:val="24"/>
          <w:shd w:val="clear" w:color="auto" w:fill="FFFFFF"/>
          <w:lang w:bidi="ar"/>
        </w:rPr>
        <w:t>可以很方便的分析数据之间的关系，</w:t>
      </w:r>
      <w:proofErr w:type="gramStart"/>
      <w:r>
        <w:rPr>
          <w:rFonts w:ascii="宋体-简" w:eastAsia="宋体-简" w:hAnsi="宋体-简" w:cs="宋体-简" w:hint="eastAsia"/>
          <w:color w:val="333333"/>
          <w:kern w:val="0"/>
          <w:sz w:val="24"/>
          <w:szCs w:val="24"/>
          <w:shd w:val="clear" w:color="auto" w:fill="FFFFFF"/>
          <w:lang w:bidi="ar"/>
        </w:rPr>
        <w:t>作图既</w:t>
      </w:r>
      <w:proofErr w:type="gramEnd"/>
      <w:r>
        <w:rPr>
          <w:rFonts w:ascii="宋体-简" w:eastAsia="宋体-简" w:hAnsi="宋体-简" w:cs="宋体-简" w:hint="eastAsia"/>
          <w:color w:val="333333"/>
          <w:kern w:val="0"/>
          <w:sz w:val="24"/>
          <w:szCs w:val="24"/>
          <w:shd w:val="clear" w:color="auto" w:fill="FFFFFF"/>
          <w:lang w:bidi="ar"/>
        </w:rPr>
        <w:t>简便有美观，对于项目中的数据分析展示有很大作用。</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5" w:name="_Toc27209599"/>
      <w:r>
        <w:rPr>
          <w:rFonts w:ascii="宋体-简" w:eastAsia="宋体-简" w:hAnsi="宋体-简" w:cs="宋体-简" w:hint="eastAsia"/>
          <w:b/>
          <w:sz w:val="28"/>
          <w:szCs w:val="28"/>
        </w:rPr>
        <w:t>2.7 权限机制</w:t>
      </w:r>
      <w:bookmarkEnd w:id="15"/>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权限机制是Android系统保护用户安全和隐私的重要机制。Android通过权限机制限制应用程序对系统资源和用户数据的访问，以及敏感操作的执行。应用程序若需要访问系统资源和用户数据，则必须在AndroidManifest.xml文件中明确声明相关的权限。在Android 6.0之前，用户在安装应用程序时决定应用能或不能获得所申请的所有权限。Android 6.0之后，采取了运行时权限机制。在应用程序运行阶段，当需要某个权限组的权限时，应用程序动态向用户进行弹框申请，如果用户同意，则权限组包含的所有权限被打包赋予给应用程序;如果用户不同意，</w:t>
      </w:r>
      <w:r>
        <w:rPr>
          <w:rFonts w:ascii="宋体-简" w:eastAsia="宋体-简" w:hAnsi="宋体-简" w:cs="宋体-简"/>
          <w:color w:val="333333"/>
          <w:kern w:val="0"/>
          <w:sz w:val="24"/>
          <w:szCs w:val="24"/>
          <w:shd w:val="clear" w:color="auto" w:fill="FFFFFF"/>
          <w:lang w:bidi="ar"/>
        </w:rPr>
        <w:t>则不授予权限</w:t>
      </w:r>
      <w:r>
        <w:rPr>
          <w:rFonts w:ascii="宋体-简" w:eastAsia="宋体-简" w:hAnsi="宋体-简" w:cs="宋体-简" w:hint="eastAsia"/>
          <w:color w:val="333333"/>
          <w:kern w:val="0"/>
          <w:sz w:val="24"/>
          <w:szCs w:val="24"/>
          <w:shd w:val="clear" w:color="auto" w:fill="FFFFFF"/>
          <w:lang w:bidi="ar"/>
        </w:rPr>
        <w:t>。</w:t>
      </w:r>
      <w:r>
        <w:rPr>
          <w:rFonts w:ascii="宋体-简" w:eastAsia="宋体-简" w:hAnsi="宋体-简" w:cs="宋体-简"/>
          <w:color w:val="333333"/>
          <w:kern w:val="0"/>
          <w:sz w:val="24"/>
          <w:szCs w:val="24"/>
          <w:shd w:val="clear" w:color="auto" w:fill="FFFFFF"/>
          <w:lang w:bidi="ar"/>
        </w:rPr>
        <w:t>用户也可以在系统设置中对权限组</w:t>
      </w:r>
      <w:r>
        <w:rPr>
          <w:rFonts w:ascii="宋体-简" w:eastAsia="宋体-简" w:hAnsi="宋体-简" w:cs="宋体-简" w:hint="eastAsia"/>
          <w:color w:val="333333"/>
          <w:kern w:val="0"/>
          <w:sz w:val="24"/>
          <w:szCs w:val="24"/>
          <w:shd w:val="clear" w:color="auto" w:fill="FFFFFF"/>
          <w:lang w:bidi="ar"/>
        </w:rPr>
        <w:t>进行设置，系统将应</w:t>
      </w:r>
      <w:r>
        <w:rPr>
          <w:rFonts w:ascii="宋体-简" w:eastAsia="宋体-简" w:hAnsi="宋体-简" w:cs="宋体-简" w:hint="eastAsia"/>
          <w:color w:val="333333"/>
          <w:kern w:val="0"/>
          <w:sz w:val="24"/>
          <w:szCs w:val="24"/>
          <w:shd w:val="clear" w:color="auto" w:fill="FFFFFF"/>
          <w:lang w:bidi="ar"/>
        </w:rPr>
        <w:lastRenderedPageBreak/>
        <w:t>用程序使用的权限组全部列出，用户可以逐</w:t>
      </w:r>
      <w:r>
        <w:rPr>
          <w:rFonts w:ascii="宋体-简" w:eastAsia="宋体-简" w:hAnsi="宋体-简" w:cs="宋体-简"/>
          <w:color w:val="333333"/>
          <w:kern w:val="0"/>
          <w:sz w:val="24"/>
          <w:szCs w:val="24"/>
          <w:shd w:val="clear" w:color="auto" w:fill="FFFFFF"/>
          <w:lang w:bidi="ar"/>
        </w:rPr>
        <w:t>一对权限组的设置选项选择打开或者关</w:t>
      </w:r>
      <w:r>
        <w:rPr>
          <w:rFonts w:ascii="宋体-简" w:eastAsia="宋体-简" w:hAnsi="宋体-简" w:cs="宋体-简" w:hint="eastAsia"/>
          <w:color w:val="333333"/>
          <w:kern w:val="0"/>
          <w:sz w:val="24"/>
          <w:szCs w:val="24"/>
          <w:shd w:val="clear" w:color="auto" w:fill="FFFFFF"/>
          <w:lang w:bidi="ar"/>
        </w:rPr>
        <w:t>闭，设置打开，则将权限组的权限赋予应用程序，应用程序可以随时使用这些权限组而不需要申请;选择关闭，则应用程序需要用到这些权限组的权限时，需要</w:t>
      </w:r>
      <w:r>
        <w:rPr>
          <w:rFonts w:ascii="宋体-简" w:eastAsia="宋体-简" w:hAnsi="宋体-简" w:cs="宋体-简"/>
          <w:color w:val="333333"/>
          <w:kern w:val="0"/>
          <w:sz w:val="24"/>
          <w:szCs w:val="24"/>
          <w:shd w:val="clear" w:color="auto" w:fill="FFFFFF"/>
          <w:lang w:bidi="ar"/>
        </w:rPr>
        <w:t>向用户动态申请</w:t>
      </w:r>
      <w:r>
        <w:rPr>
          <w:rFonts w:ascii="宋体-简" w:eastAsia="宋体-简" w:hAnsi="宋体-简" w:cs="宋体-简" w:hint="eastAsia"/>
          <w:color w:val="333333"/>
          <w:kern w:val="0"/>
          <w:sz w:val="24"/>
          <w:szCs w:val="24"/>
          <w:shd w:val="clear" w:color="auto" w:fill="FFFFFF"/>
          <w:lang w:bidi="ar"/>
        </w:rPr>
        <w:t>。</w:t>
      </w:r>
    </w:p>
    <w:p w:rsidR="00F53310" w:rsidRDefault="00B10EFB">
      <w:pPr>
        <w:spacing w:line="360" w:lineRule="auto"/>
        <w:jc w:val="center"/>
        <w:rPr>
          <w:rFonts w:ascii="宋体-简" w:eastAsia="宋体-简" w:hAnsi="宋体-简" w:cs="宋体-简"/>
          <w:bCs/>
          <w:sz w:val="24"/>
          <w:szCs w:val="24"/>
        </w:rPr>
      </w:pPr>
      <w:r>
        <w:rPr>
          <w:rFonts w:ascii="宋体-简" w:eastAsia="宋体-简" w:hAnsi="宋体-简" w:cs="宋体-简" w:hint="eastAsia"/>
          <w:bCs/>
          <w:noProof/>
          <w:sz w:val="24"/>
          <w:szCs w:val="24"/>
        </w:rPr>
        <w:drawing>
          <wp:inline distT="0" distB="0" distL="114300" distR="114300">
            <wp:extent cx="4107815" cy="2592705"/>
            <wp:effectExtent l="0" t="0" r="6985" b="1079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21"/>
                    <a:srcRect l="13537" t="25168" r="8124" b="10668"/>
                    <a:stretch>
                      <a:fillRect/>
                    </a:stretch>
                  </pic:blipFill>
                  <pic:spPr>
                    <a:xfrm>
                      <a:off x="0" y="0"/>
                      <a:ext cx="4107815" cy="2592705"/>
                    </a:xfrm>
                    <a:prstGeom prst="rect">
                      <a:avLst/>
                    </a:prstGeom>
                  </pic:spPr>
                </pic:pic>
              </a:graphicData>
            </a:graphic>
          </wp:inline>
        </w:drawing>
      </w:r>
    </w:p>
    <w:p w:rsidR="00F53310" w:rsidRDefault="00B10EFB">
      <w:pPr>
        <w:pStyle w:val="a3"/>
        <w:spacing w:line="360" w:lineRule="auto"/>
        <w:jc w:val="center"/>
        <w:rPr>
          <w:rFonts w:ascii="宋体-简" w:eastAsiaTheme="minorEastAsia" w:hAnsi="宋体-简" w:cs="宋体-简"/>
          <w:bCs/>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Android</w:t>
      </w:r>
      <w:r>
        <w:rPr>
          <w:rFonts w:hint="eastAsia"/>
        </w:rPr>
        <w:t>权限检查</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Android通过权限机制保护资源。Android系统会根据清单文件和用户的授权制定应用程序的权限规则，当应用程序想要访问敏感资源时，Android系统会检查应用是否具有相应的权限，具体步骤如</w:t>
      </w:r>
      <w:r>
        <w:rPr>
          <w:rFonts w:ascii="宋体-简" w:eastAsia="宋体-简" w:hAnsi="宋体-简" w:cs="宋体-简" w:hint="eastAsia"/>
          <w:color w:val="FF0000"/>
          <w:kern w:val="0"/>
          <w:sz w:val="24"/>
          <w:szCs w:val="24"/>
          <w:shd w:val="clear" w:color="auto" w:fill="FFFFFF"/>
          <w:lang w:bidi="ar"/>
        </w:rPr>
        <w:t>图1</w:t>
      </w:r>
      <w:r>
        <w:rPr>
          <w:rFonts w:ascii="宋体-简" w:eastAsia="宋体-简" w:hAnsi="宋体-简" w:cs="宋体-简" w:hint="eastAsia"/>
          <w:color w:val="333333"/>
          <w:kern w:val="0"/>
          <w:sz w:val="24"/>
          <w:szCs w:val="24"/>
          <w:shd w:val="clear" w:color="auto" w:fill="FFFFFF"/>
          <w:lang w:bidi="ar"/>
        </w:rPr>
        <w:t>所示。在同一个应用程序中的所有组件拥有相同的权限。现在Android系统提供了超过150个权限来保护从框架层到系统层的各种资源。在框架级别，Android提供特定于设备的系统服务，如电话、位置和摄像头，以及各种内容提供者，如联系人、通话记录和短信。在操作系统级别，系统资源通过Linux安全机制进行管理，例如文件系统和网络套接字的Unix权限。</w:t>
      </w: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16" w:name="_Toc27209600"/>
      <w:r>
        <w:rPr>
          <w:rFonts w:ascii="宋体-简" w:eastAsia="宋体-简" w:hAnsi="宋体-简" w:cs="宋体-简"/>
          <w:b/>
          <w:sz w:val="32"/>
        </w:rPr>
        <w:lastRenderedPageBreak/>
        <w:t>需求分析</w:t>
      </w:r>
      <w:bookmarkEnd w:id="16"/>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7" w:name="_Toc27209601"/>
      <w:r>
        <w:rPr>
          <w:rFonts w:ascii="宋体-简" w:eastAsia="宋体-简" w:hAnsi="宋体-简" w:cs="宋体-简"/>
          <w:b/>
          <w:sz w:val="28"/>
          <w:szCs w:val="28"/>
        </w:rPr>
        <w:t>3.1 功能需求</w:t>
      </w:r>
      <w:bookmarkEnd w:id="17"/>
    </w:p>
    <w:p w:rsidR="009F469A" w:rsidRPr="009F469A" w:rsidRDefault="009F469A" w:rsidP="009F469A">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在本系统中用户为手机用户，</w:t>
      </w:r>
      <w:r w:rsidR="00533A12">
        <w:rPr>
          <w:rFonts w:ascii="宋体-简" w:eastAsia="宋体-简" w:hAnsi="宋体-简" w:cs="宋体-简" w:hint="eastAsia"/>
          <w:color w:val="333333"/>
          <w:kern w:val="0"/>
          <w:sz w:val="24"/>
          <w:szCs w:val="24"/>
          <w:shd w:val="clear" w:color="auto" w:fill="FFFFFF"/>
          <w:lang w:bidi="ar"/>
        </w:rPr>
        <w:t>用户手机中有大量的软件，这些软件需要不同的权限，用户对如何正确的设计相应的权限比较伤脑筋。本系统主要为这些用户提供软件权限设置方案，同时也需要开放的社区系统，供大家交流一些经验；良好的交友系统，通过观察朋友们如何设置权限来设置自己的权限；强大的推荐系统，通过收集大量用户权限设置行为，为用户提供权限设置方案。</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8" w:name="_Toc27209602"/>
      <w:r>
        <w:rPr>
          <w:rFonts w:ascii="宋体-简" w:eastAsia="宋体-简" w:hAnsi="宋体-简" w:cs="宋体-简"/>
          <w:b/>
          <w:sz w:val="28"/>
          <w:szCs w:val="28"/>
        </w:rPr>
        <w:t>3.2 可行性分析</w:t>
      </w:r>
      <w:bookmarkEnd w:id="18"/>
    </w:p>
    <w:p w:rsidR="00DB09AB" w:rsidRDefault="00E95BC2" w:rsidP="00DB09A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权限提取：我们可以利用</w:t>
      </w:r>
      <w:r>
        <w:rPr>
          <w:rFonts w:ascii="宋体-简" w:eastAsia="宋体-简" w:hAnsi="宋体-简" w:cs="宋体-简"/>
          <w:color w:val="333333"/>
          <w:kern w:val="0"/>
          <w:sz w:val="24"/>
          <w:szCs w:val="24"/>
          <w:shd w:val="clear" w:color="auto" w:fill="FFFFFF"/>
          <w:lang w:bidi="ar"/>
        </w:rPr>
        <w:t>APK</w:t>
      </w:r>
      <w:r>
        <w:rPr>
          <w:rFonts w:ascii="宋体-简" w:eastAsia="宋体-简" w:hAnsi="宋体-简" w:cs="宋体-简" w:hint="eastAsia"/>
          <w:color w:val="333333"/>
          <w:kern w:val="0"/>
          <w:sz w:val="24"/>
          <w:szCs w:val="24"/>
          <w:shd w:val="clear" w:color="auto" w:fill="FFFFFF"/>
          <w:lang w:bidi="ar"/>
        </w:rPr>
        <w:t>逆向编译工具</w:t>
      </w:r>
      <w:proofErr w:type="spellStart"/>
      <w:r>
        <w:rPr>
          <w:rFonts w:ascii="宋体-简" w:eastAsia="宋体-简" w:hAnsi="宋体-简" w:cs="宋体-简" w:hint="eastAsia"/>
          <w:color w:val="333333"/>
          <w:kern w:val="0"/>
          <w:sz w:val="24"/>
          <w:szCs w:val="24"/>
          <w:shd w:val="clear" w:color="auto" w:fill="FFFFFF"/>
          <w:lang w:bidi="ar"/>
        </w:rPr>
        <w:t>A</w:t>
      </w:r>
      <w:r>
        <w:rPr>
          <w:rFonts w:ascii="宋体-简" w:eastAsia="宋体-简" w:hAnsi="宋体-简" w:cs="宋体-简"/>
          <w:color w:val="333333"/>
          <w:kern w:val="0"/>
          <w:sz w:val="24"/>
          <w:szCs w:val="24"/>
          <w:shd w:val="clear" w:color="auto" w:fill="FFFFFF"/>
          <w:lang w:bidi="ar"/>
        </w:rPr>
        <w:t>PK</w:t>
      </w:r>
      <w:r>
        <w:rPr>
          <w:rFonts w:ascii="宋体-简" w:eastAsia="宋体-简" w:hAnsi="宋体-简" w:cs="宋体-简" w:hint="eastAsia"/>
          <w:color w:val="333333"/>
          <w:kern w:val="0"/>
          <w:sz w:val="24"/>
          <w:szCs w:val="24"/>
          <w:shd w:val="clear" w:color="auto" w:fill="FFFFFF"/>
          <w:lang w:bidi="ar"/>
        </w:rPr>
        <w:t>tool</w:t>
      </w:r>
      <w:proofErr w:type="spellEnd"/>
      <w:r>
        <w:rPr>
          <w:rFonts w:ascii="宋体-简" w:eastAsia="宋体-简" w:hAnsi="宋体-简" w:cs="宋体-简" w:hint="eastAsia"/>
          <w:color w:val="333333"/>
          <w:kern w:val="0"/>
          <w:sz w:val="24"/>
          <w:szCs w:val="24"/>
          <w:shd w:val="clear" w:color="auto" w:fill="FFFFFF"/>
          <w:lang w:bidi="ar"/>
        </w:rPr>
        <w:t>将A</w:t>
      </w:r>
      <w:r>
        <w:rPr>
          <w:rFonts w:ascii="宋体-简" w:eastAsia="宋体-简" w:hAnsi="宋体-简" w:cs="宋体-简"/>
          <w:color w:val="333333"/>
          <w:kern w:val="0"/>
          <w:sz w:val="24"/>
          <w:szCs w:val="24"/>
          <w:shd w:val="clear" w:color="auto" w:fill="FFFFFF"/>
          <w:lang w:bidi="ar"/>
        </w:rPr>
        <w:t>PK</w:t>
      </w:r>
      <w:r>
        <w:rPr>
          <w:rFonts w:ascii="宋体-简" w:eastAsia="宋体-简" w:hAnsi="宋体-简" w:cs="宋体-简" w:hint="eastAsia"/>
          <w:color w:val="333333"/>
          <w:kern w:val="0"/>
          <w:sz w:val="24"/>
          <w:szCs w:val="24"/>
          <w:shd w:val="clear" w:color="auto" w:fill="FFFFFF"/>
          <w:lang w:bidi="ar"/>
        </w:rPr>
        <w:t>软件包中的权限设置文件提取出来；</w:t>
      </w:r>
    </w:p>
    <w:p w:rsidR="00E95BC2" w:rsidRDefault="005D6D24" w:rsidP="00DB09A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图数据库：</w:t>
      </w:r>
      <w:r>
        <w:rPr>
          <w:rFonts w:ascii="宋体-简" w:eastAsia="宋体-简" w:hAnsi="宋体-简" w:cs="宋体-简"/>
          <w:color w:val="333333"/>
          <w:kern w:val="0"/>
          <w:sz w:val="24"/>
          <w:szCs w:val="24"/>
          <w:shd w:val="clear" w:color="auto" w:fill="FFFFFF"/>
          <w:lang w:bidi="ar"/>
        </w:rPr>
        <w:t>Neo4j</w:t>
      </w:r>
      <w:r>
        <w:rPr>
          <w:rFonts w:ascii="宋体-简" w:eastAsia="宋体-简" w:hAnsi="宋体-简" w:cs="宋体-简" w:hint="eastAsia"/>
          <w:color w:val="333333"/>
          <w:kern w:val="0"/>
          <w:sz w:val="24"/>
          <w:szCs w:val="24"/>
          <w:shd w:val="clear" w:color="auto" w:fill="FFFFFF"/>
          <w:lang w:bidi="ar"/>
        </w:rPr>
        <w:t>图数据库可以以图的形式存放大量用户的权限信息，这为我们的推荐系统部分设计提供了大量的数据支撑；</w:t>
      </w:r>
    </w:p>
    <w:p w:rsidR="009A3587" w:rsidRPr="00DB09AB" w:rsidRDefault="005D6D24" w:rsidP="009A3587">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推荐系统：</w:t>
      </w:r>
      <w:r w:rsidR="009A3587" w:rsidRPr="009A3587">
        <w:rPr>
          <w:rFonts w:ascii="宋体-简" w:eastAsia="宋体-简" w:hAnsi="宋体-简" w:cs="宋体-简" w:hint="eastAsia"/>
          <w:color w:val="333333"/>
          <w:kern w:val="0"/>
          <w:sz w:val="24"/>
          <w:szCs w:val="24"/>
          <w:shd w:val="clear" w:color="auto" w:fill="FFFFFF"/>
          <w:lang w:bidi="ar"/>
        </w:rPr>
        <w:t>使用机器深度学习的推荐系统与</w:t>
      </w:r>
      <w:proofErr w:type="gramStart"/>
      <w:r w:rsidR="009A3587" w:rsidRPr="009A3587">
        <w:rPr>
          <w:rFonts w:ascii="宋体-简" w:eastAsia="宋体-简" w:hAnsi="宋体-简" w:cs="宋体-简" w:hint="eastAsia"/>
          <w:color w:val="333333"/>
          <w:kern w:val="0"/>
          <w:sz w:val="24"/>
          <w:szCs w:val="24"/>
          <w:shd w:val="clear" w:color="auto" w:fill="FFFFFF"/>
          <w:lang w:bidi="ar"/>
        </w:rPr>
        <w:t>传统机遇</w:t>
      </w:r>
      <w:proofErr w:type="gramEnd"/>
      <w:r w:rsidR="009A3587" w:rsidRPr="009A3587">
        <w:rPr>
          <w:rFonts w:ascii="宋体-简" w:eastAsia="宋体-简" w:hAnsi="宋体-简" w:cs="宋体-简" w:hint="eastAsia"/>
          <w:color w:val="333333"/>
          <w:kern w:val="0"/>
          <w:sz w:val="24"/>
          <w:szCs w:val="24"/>
          <w:shd w:val="clear" w:color="auto" w:fill="FFFFFF"/>
          <w:lang w:bidi="ar"/>
        </w:rPr>
        <w:t>协同过滤的推荐系统结合</w:t>
      </w:r>
      <w:r w:rsidR="009A3587">
        <w:rPr>
          <w:rFonts w:ascii="宋体-简" w:eastAsia="宋体-简" w:hAnsi="宋体-简" w:cs="宋体-简" w:hint="eastAsia"/>
          <w:color w:val="333333"/>
          <w:kern w:val="0"/>
          <w:sz w:val="24"/>
          <w:szCs w:val="24"/>
          <w:shd w:val="clear" w:color="auto" w:fill="FFFFFF"/>
          <w:lang w:bidi="ar"/>
        </w:rPr>
        <w:t>，以及图数据库中的用户关系数据支撑，这为我们为用户提供不同A</w:t>
      </w:r>
      <w:r w:rsidR="009A3587">
        <w:rPr>
          <w:rFonts w:ascii="宋体-简" w:eastAsia="宋体-简" w:hAnsi="宋体-简" w:cs="宋体-简"/>
          <w:color w:val="333333"/>
          <w:kern w:val="0"/>
          <w:sz w:val="24"/>
          <w:szCs w:val="24"/>
          <w:shd w:val="clear" w:color="auto" w:fill="FFFFFF"/>
          <w:lang w:bidi="ar"/>
        </w:rPr>
        <w:t>PK</w:t>
      </w:r>
      <w:r w:rsidR="009A3587">
        <w:rPr>
          <w:rFonts w:ascii="宋体-简" w:eastAsia="宋体-简" w:hAnsi="宋体-简" w:cs="宋体-简" w:hint="eastAsia"/>
          <w:color w:val="333333"/>
          <w:kern w:val="0"/>
          <w:sz w:val="24"/>
          <w:szCs w:val="24"/>
          <w:shd w:val="clear" w:color="auto" w:fill="FFFFFF"/>
          <w:lang w:bidi="ar"/>
        </w:rPr>
        <w:t>的权限设计方式提供了方法支撑；</w:t>
      </w:r>
    </w:p>
    <w:p w:rsidR="00F53310" w:rsidRDefault="00B10EFB">
      <w:pPr>
        <w:spacing w:line="360" w:lineRule="auto"/>
        <w:outlineLvl w:val="2"/>
        <w:rPr>
          <w:rFonts w:ascii="宋体-简" w:eastAsia="宋体-简" w:hAnsi="宋体-简" w:cs="宋体-简"/>
          <w:b/>
          <w:sz w:val="28"/>
          <w:szCs w:val="28"/>
        </w:rPr>
      </w:pPr>
      <w:bookmarkStart w:id="19" w:name="_Toc27209603"/>
      <w:r>
        <w:rPr>
          <w:rFonts w:ascii="宋体-简" w:eastAsia="宋体-简" w:hAnsi="宋体-简" w:cs="宋体-简" w:hint="eastAsia"/>
          <w:b/>
          <w:sz w:val="28"/>
          <w:szCs w:val="28"/>
        </w:rPr>
        <w:t>3.2.1 数据来源</w:t>
      </w:r>
      <w:bookmarkEnd w:id="19"/>
    </w:p>
    <w:p w:rsidR="00F53310" w:rsidRDefault="00B10EFB">
      <w:pPr>
        <w:widowControl/>
        <w:spacing w:line="360" w:lineRule="auto"/>
        <w:ind w:firstLineChars="200" w:firstLine="480"/>
        <w:rPr>
          <w:rFonts w:ascii="宋体-简" w:eastAsia="宋体"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我们可以在网站上下载APK，每</w:t>
      </w:r>
      <w:r>
        <w:rPr>
          <w:rFonts w:ascii="宋体" w:eastAsia="宋体" w:hAnsi="宋体" w:cs="宋体"/>
          <w:sz w:val="24"/>
          <w:szCs w:val="24"/>
        </w:rPr>
        <w:t>个APK文件内包含被编译的代码文件(.</w:t>
      </w:r>
      <w:proofErr w:type="spellStart"/>
      <w:r>
        <w:rPr>
          <w:rFonts w:ascii="宋体" w:eastAsia="宋体" w:hAnsi="宋体" w:cs="宋体"/>
          <w:sz w:val="24"/>
          <w:szCs w:val="24"/>
        </w:rPr>
        <w:t>dex</w:t>
      </w:r>
      <w:proofErr w:type="spellEnd"/>
      <w:r>
        <w:rPr>
          <w:rFonts w:ascii="宋体" w:eastAsia="宋体" w:hAnsi="宋体" w:cs="宋体"/>
          <w:sz w:val="24"/>
          <w:szCs w:val="24"/>
        </w:rPr>
        <w:t xml:space="preserve"> 文件)</w:t>
      </w:r>
      <w:r>
        <w:rPr>
          <w:rFonts w:ascii="宋体" w:eastAsia="宋体" w:hAnsi="宋体" w:cs="宋体" w:hint="eastAsia"/>
          <w:sz w:val="24"/>
          <w:szCs w:val="24"/>
        </w:rPr>
        <w:t>、</w:t>
      </w:r>
      <w:r>
        <w:rPr>
          <w:rFonts w:ascii="宋体" w:eastAsia="宋体" w:hAnsi="宋体" w:cs="宋体"/>
          <w:sz w:val="24"/>
          <w:szCs w:val="24"/>
        </w:rPr>
        <w:t>文件资源</w:t>
      </w:r>
      <w:r>
        <w:rPr>
          <w:rFonts w:ascii="宋体" w:eastAsia="宋体" w:hAnsi="宋体" w:cs="宋体" w:hint="eastAsia"/>
          <w:sz w:val="24"/>
          <w:szCs w:val="24"/>
        </w:rPr>
        <w:t>、</w:t>
      </w:r>
      <w:r>
        <w:rPr>
          <w:rFonts w:ascii="宋体" w:eastAsia="宋体" w:hAnsi="宋体" w:cs="宋体"/>
          <w:sz w:val="24"/>
          <w:szCs w:val="24"/>
        </w:rPr>
        <w:t>原生资源文件</w:t>
      </w:r>
      <w:r>
        <w:rPr>
          <w:rFonts w:ascii="宋体" w:eastAsia="宋体" w:hAnsi="宋体" w:cs="宋体" w:hint="eastAsia"/>
          <w:sz w:val="24"/>
          <w:szCs w:val="24"/>
        </w:rPr>
        <w:t>、</w:t>
      </w:r>
      <w:r>
        <w:rPr>
          <w:rFonts w:ascii="宋体" w:eastAsia="宋体" w:hAnsi="宋体" w:cs="宋体"/>
          <w:sz w:val="24"/>
          <w:szCs w:val="24"/>
        </w:rPr>
        <w:t>证书</w:t>
      </w:r>
      <w:r>
        <w:rPr>
          <w:rFonts w:ascii="宋体" w:eastAsia="宋体" w:hAnsi="宋体" w:cs="宋体" w:hint="eastAsia"/>
          <w:sz w:val="24"/>
          <w:szCs w:val="24"/>
        </w:rPr>
        <w:t>以及</w:t>
      </w:r>
      <w:r>
        <w:rPr>
          <w:rFonts w:ascii="宋体" w:eastAsia="宋体" w:hAnsi="宋体" w:cs="宋体"/>
          <w:sz w:val="24"/>
          <w:szCs w:val="24"/>
        </w:rPr>
        <w:t>清单文件</w:t>
      </w:r>
      <w:r>
        <w:rPr>
          <w:rFonts w:ascii="宋体" w:eastAsia="宋体" w:hAnsi="宋体" w:cs="宋体" w:hint="eastAsia"/>
          <w:sz w:val="24"/>
          <w:szCs w:val="24"/>
        </w:rPr>
        <w:t>。</w:t>
      </w:r>
    </w:p>
    <w:p w:rsidR="00F53310" w:rsidRDefault="00B10EFB">
      <w:pPr>
        <w:spacing w:line="360" w:lineRule="auto"/>
        <w:outlineLvl w:val="2"/>
        <w:rPr>
          <w:rFonts w:ascii="宋体-简" w:eastAsia="宋体-简" w:hAnsi="宋体-简" w:cs="宋体-简"/>
          <w:b/>
          <w:sz w:val="28"/>
          <w:szCs w:val="28"/>
        </w:rPr>
      </w:pPr>
      <w:bookmarkStart w:id="20" w:name="_Toc27209604"/>
      <w:r>
        <w:rPr>
          <w:rFonts w:ascii="宋体-简" w:eastAsia="宋体-简" w:hAnsi="宋体-简" w:cs="宋体-简" w:hint="eastAsia"/>
          <w:b/>
          <w:sz w:val="28"/>
          <w:szCs w:val="28"/>
        </w:rPr>
        <w:t>3.2.2 权限获取</w:t>
      </w:r>
      <w:bookmarkEnd w:id="20"/>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首先我们使用Google提供的权限解析工具</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对获得的APK包进行反编译，得到生成目录中APK的配置文件AndroiManifest.xml，其</w:t>
      </w:r>
      <w:proofErr w:type="gramStart"/>
      <w:r>
        <w:rPr>
          <w:rFonts w:ascii="宋体-简" w:eastAsia="宋体-简" w:hAnsi="宋体-简" w:cs="宋体-简" w:hint="eastAsia"/>
          <w:color w:val="333333"/>
          <w:kern w:val="0"/>
          <w:sz w:val="24"/>
          <w:szCs w:val="24"/>
          <w:shd w:val="clear" w:color="auto" w:fill="FFFFFF"/>
          <w:lang w:bidi="ar"/>
        </w:rPr>
        <w:t>标记着</w:t>
      </w:r>
      <w:proofErr w:type="gramEnd"/>
      <w:r>
        <w:rPr>
          <w:rFonts w:ascii="宋体-简" w:eastAsia="宋体-简" w:hAnsi="宋体-简" w:cs="宋体-简" w:hint="eastAsia"/>
          <w:color w:val="333333"/>
          <w:kern w:val="0"/>
          <w:sz w:val="24"/>
          <w:szCs w:val="24"/>
          <w:shd w:val="clear" w:color="auto" w:fill="FFFFFF"/>
          <w:lang w:bidi="ar"/>
        </w:rPr>
        <w:t>APP安装时需要开启的权限信息。其次，我们使用Python，将文件中的权限信息提取出来，并且只保留APP所请求权限的名称信息。</w:t>
      </w:r>
    </w:p>
    <w:p w:rsidR="00F53310" w:rsidRDefault="00B10EFB">
      <w:pPr>
        <w:spacing w:line="360" w:lineRule="auto"/>
        <w:outlineLvl w:val="2"/>
        <w:rPr>
          <w:rFonts w:ascii="宋体-简" w:eastAsia="宋体-简" w:hAnsi="宋体-简" w:cs="宋体-简"/>
          <w:b/>
          <w:sz w:val="28"/>
          <w:szCs w:val="28"/>
        </w:rPr>
      </w:pPr>
      <w:bookmarkStart w:id="21" w:name="_Toc27209605"/>
      <w:r>
        <w:rPr>
          <w:rFonts w:ascii="宋体-简" w:eastAsia="宋体-简" w:hAnsi="宋体-简" w:cs="宋体-简" w:hint="eastAsia"/>
          <w:b/>
          <w:sz w:val="28"/>
          <w:szCs w:val="28"/>
        </w:rPr>
        <w:t>3.2.3 权限推荐</w:t>
      </w:r>
      <w:bookmarkEnd w:id="21"/>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我们使用</w:t>
      </w:r>
      <w:r>
        <w:rPr>
          <w:rFonts w:ascii="宋体-简" w:eastAsia="宋体-简" w:hAnsi="宋体-简" w:cs="宋体-简" w:hint="eastAsia"/>
          <w:color w:val="333333"/>
          <w:kern w:val="0"/>
          <w:sz w:val="24"/>
          <w:szCs w:val="24"/>
          <w:shd w:val="clear" w:color="auto" w:fill="FFFFFF"/>
          <w:lang w:bidi="ar"/>
        </w:rPr>
        <w:t>机器</w:t>
      </w:r>
      <w:r>
        <w:rPr>
          <w:rFonts w:ascii="宋体-简" w:eastAsia="宋体-简" w:hAnsi="宋体-简" w:cs="宋体-简"/>
          <w:color w:val="333333"/>
          <w:kern w:val="0"/>
          <w:sz w:val="24"/>
          <w:szCs w:val="24"/>
          <w:shd w:val="clear" w:color="auto" w:fill="FFFFFF"/>
          <w:lang w:bidi="ar"/>
        </w:rPr>
        <w:t>深度学习的推荐系统与</w:t>
      </w:r>
      <w:proofErr w:type="gramStart"/>
      <w:r>
        <w:rPr>
          <w:rFonts w:ascii="宋体-简" w:eastAsia="宋体-简" w:hAnsi="宋体-简" w:cs="宋体-简"/>
          <w:color w:val="333333"/>
          <w:kern w:val="0"/>
          <w:sz w:val="24"/>
          <w:szCs w:val="24"/>
          <w:shd w:val="clear" w:color="auto" w:fill="FFFFFF"/>
          <w:lang w:bidi="ar"/>
        </w:rPr>
        <w:t>传统机遇</w:t>
      </w:r>
      <w:proofErr w:type="gramEnd"/>
      <w:r>
        <w:rPr>
          <w:rFonts w:ascii="宋体-简" w:eastAsia="宋体-简" w:hAnsi="宋体-简" w:cs="宋体-简"/>
          <w:color w:val="333333"/>
          <w:kern w:val="0"/>
          <w:sz w:val="24"/>
          <w:szCs w:val="24"/>
          <w:shd w:val="clear" w:color="auto" w:fill="FFFFFF"/>
          <w:lang w:bidi="ar"/>
        </w:rPr>
        <w:t>协同过滤的推荐系统结合，对用户进行APP权限信息的推荐。</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2" w:name="_Toc27209606"/>
      <w:r>
        <w:rPr>
          <w:rFonts w:ascii="宋体-简" w:eastAsia="宋体-简" w:hAnsi="宋体-简" w:cs="宋体-简"/>
          <w:b/>
          <w:sz w:val="28"/>
          <w:szCs w:val="28"/>
        </w:rPr>
        <w:lastRenderedPageBreak/>
        <w:t>3.3 用例分析</w:t>
      </w:r>
      <w:bookmarkEnd w:id="22"/>
    </w:p>
    <w:p w:rsidR="00F53310" w:rsidRDefault="00B10EFB">
      <w:pPr>
        <w:spacing w:line="360" w:lineRule="auto"/>
        <w:outlineLvl w:val="2"/>
        <w:rPr>
          <w:rFonts w:ascii="宋体-简" w:eastAsia="宋体-简" w:hAnsi="宋体-简" w:cs="宋体-简"/>
          <w:b/>
          <w:sz w:val="28"/>
          <w:szCs w:val="28"/>
        </w:rPr>
      </w:pPr>
      <w:bookmarkStart w:id="23" w:name="_Toc27209607"/>
      <w:r>
        <w:rPr>
          <w:rFonts w:ascii="宋体-简" w:eastAsia="宋体-简" w:hAnsi="宋体-简" w:cs="宋体-简"/>
          <w:b/>
          <w:sz w:val="28"/>
          <w:szCs w:val="28"/>
        </w:rPr>
        <w:t>3.3.1 用户管理用例</w:t>
      </w:r>
      <w:bookmarkEnd w:id="23"/>
    </w:p>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noProof/>
          <w:color w:val="333333"/>
          <w:kern w:val="0"/>
          <w:sz w:val="24"/>
          <w:szCs w:val="24"/>
          <w:shd w:val="clear" w:color="auto" w:fill="FFFFFF"/>
        </w:rPr>
        <w:drawing>
          <wp:inline distT="0" distB="0" distL="114300" distR="114300">
            <wp:extent cx="2666365" cy="2753360"/>
            <wp:effectExtent l="0" t="0" r="63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rcRect l="1122" t="3566" r="2866" b="3604"/>
                    <a:stretch>
                      <a:fillRect/>
                    </a:stretch>
                  </pic:blipFill>
                  <pic:spPr>
                    <a:xfrm>
                      <a:off x="0" y="0"/>
                      <a:ext cx="2666365" cy="2753360"/>
                    </a:xfrm>
                    <a:prstGeom prst="rect">
                      <a:avLst/>
                    </a:prstGeom>
                  </pic:spPr>
                </pic:pic>
              </a:graphicData>
            </a:graphic>
          </wp:inline>
        </w:drawing>
      </w:r>
    </w:p>
    <w:p w:rsidR="00F53310" w:rsidRDefault="00B10EFB">
      <w:pPr>
        <w:pStyle w:val="a3"/>
        <w:widowControl/>
        <w:spacing w:line="360" w:lineRule="auto"/>
        <w:ind w:firstLineChars="200" w:firstLine="400"/>
        <w:jc w:val="center"/>
        <w:rPr>
          <w:rFonts w:ascii="宋体-简" w:eastAsiaTheme="minorEastAsia" w:hAnsi="宋体-简" w:cs="宋体-简"/>
          <w:color w:val="333333"/>
          <w:kern w:val="0"/>
          <w:sz w:val="24"/>
          <w:szCs w:val="24"/>
          <w:shd w:val="clear" w:color="auto" w:fill="FFFFFF"/>
          <w:lang w:bidi="ar"/>
        </w:rPr>
      </w:pPr>
      <w:r>
        <w:t>图</w:t>
      </w:r>
      <w:r>
        <w:t xml:space="preserve"> </w:t>
      </w:r>
      <w:r w:rsidR="00A8414E">
        <w:rPr>
          <w:rFonts w:hint="eastAsia"/>
        </w:rPr>
        <w:t>2</w:t>
      </w:r>
      <w:r>
        <w:rPr>
          <w:rFonts w:hint="eastAsia"/>
        </w:rPr>
        <w:t xml:space="preserve"> </w:t>
      </w:r>
      <w:r>
        <w:rPr>
          <w:rFonts w:hint="eastAsia"/>
        </w:rPr>
        <w:t>用户管理用例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针对用户来说，</w:t>
      </w:r>
      <w:r>
        <w:rPr>
          <w:rFonts w:ascii="宋体-简" w:eastAsia="宋体-简" w:hAnsi="宋体-简" w:cs="宋体-简"/>
          <w:color w:val="333333"/>
          <w:kern w:val="0"/>
          <w:sz w:val="24"/>
          <w:szCs w:val="24"/>
          <w:shd w:val="clear" w:color="auto" w:fill="FFFFFF"/>
          <w:lang w:bidi="ar"/>
        </w:rPr>
        <w:t>用户需要注册账号以使用本系统。用户在注册账号之后，可以用本人注册的账号登陆系统，并可进行修改信息、登出等操作。</w:t>
      </w:r>
    </w:p>
    <w:p w:rsidR="00F53310" w:rsidRDefault="00B10EFB">
      <w:pPr>
        <w:spacing w:line="360" w:lineRule="auto"/>
        <w:outlineLvl w:val="2"/>
        <w:rPr>
          <w:rFonts w:ascii="宋体-简" w:eastAsia="宋体-简" w:hAnsi="宋体-简" w:cs="宋体-简"/>
          <w:b/>
          <w:sz w:val="28"/>
          <w:szCs w:val="28"/>
        </w:rPr>
      </w:pPr>
      <w:bookmarkStart w:id="24" w:name="_Toc27209608"/>
      <w:r>
        <w:rPr>
          <w:rFonts w:ascii="宋体-简" w:eastAsia="宋体-简" w:hAnsi="宋体-简" w:cs="宋体-简"/>
          <w:b/>
          <w:sz w:val="28"/>
          <w:szCs w:val="28"/>
        </w:rPr>
        <w:t xml:space="preserve">3.3.2 </w:t>
      </w:r>
      <w:r>
        <w:rPr>
          <w:rFonts w:ascii="宋体-简" w:eastAsia="宋体-简" w:hAnsi="宋体-简" w:cs="宋体-简" w:hint="eastAsia"/>
          <w:b/>
          <w:sz w:val="28"/>
          <w:szCs w:val="28"/>
        </w:rPr>
        <w:t>APK</w:t>
      </w:r>
      <w:r>
        <w:rPr>
          <w:rFonts w:ascii="宋体-简" w:eastAsia="宋体-简" w:hAnsi="宋体-简" w:cs="宋体-简"/>
          <w:b/>
          <w:sz w:val="28"/>
          <w:szCs w:val="28"/>
        </w:rPr>
        <w:t>权限管理用例</w:t>
      </w:r>
      <w:bookmarkEnd w:id="24"/>
    </w:p>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noProof/>
          <w:color w:val="333333"/>
          <w:kern w:val="0"/>
          <w:sz w:val="24"/>
          <w:szCs w:val="24"/>
          <w:shd w:val="clear" w:color="auto" w:fill="FFFFFF"/>
        </w:rPr>
        <w:drawing>
          <wp:inline distT="0" distB="0" distL="114300" distR="114300">
            <wp:extent cx="3358515" cy="3371215"/>
            <wp:effectExtent l="0" t="0" r="6985"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srcRect l="487" t="5536" r="2866" b="2865"/>
                    <a:stretch>
                      <a:fillRect/>
                    </a:stretch>
                  </pic:blipFill>
                  <pic:spPr>
                    <a:xfrm>
                      <a:off x="0" y="0"/>
                      <a:ext cx="3358515" cy="3371215"/>
                    </a:xfrm>
                    <a:prstGeom prst="rect">
                      <a:avLst/>
                    </a:prstGeom>
                  </pic:spPr>
                </pic:pic>
              </a:graphicData>
            </a:graphic>
          </wp:inline>
        </w:drawing>
      </w:r>
    </w:p>
    <w:p w:rsidR="00F53310" w:rsidRDefault="00B10EFB">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sidR="00A8414E">
        <w:rPr>
          <w:rFonts w:hint="eastAsia"/>
        </w:rPr>
        <w:t>3</w:t>
      </w:r>
      <w:r>
        <w:rPr>
          <w:rFonts w:hint="eastAsia"/>
        </w:rPr>
        <w:t xml:space="preserve"> APK</w:t>
      </w:r>
      <w:r>
        <w:rPr>
          <w:rFonts w:hint="eastAsia"/>
        </w:rPr>
        <w:t>权限管理用例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lastRenderedPageBreak/>
        <w:t>用户在登陆系统之后，可以利用系统中的</w:t>
      </w:r>
      <w:r>
        <w:rPr>
          <w:rFonts w:ascii="宋体-简" w:eastAsia="宋体-简" w:hAnsi="宋体-简" w:cs="宋体-简" w:hint="eastAsia"/>
          <w:color w:val="333333"/>
          <w:kern w:val="0"/>
          <w:sz w:val="24"/>
          <w:szCs w:val="24"/>
          <w:shd w:val="clear" w:color="auto" w:fill="FFFFFF"/>
          <w:lang w:bidi="ar"/>
        </w:rPr>
        <w:t>APK</w:t>
      </w:r>
      <w:r>
        <w:rPr>
          <w:rFonts w:ascii="宋体-简" w:eastAsia="宋体-简" w:hAnsi="宋体-简" w:cs="宋体-简"/>
          <w:color w:val="333333"/>
          <w:kern w:val="0"/>
          <w:sz w:val="24"/>
          <w:szCs w:val="24"/>
          <w:shd w:val="clear" w:color="auto" w:fill="FFFFFF"/>
          <w:lang w:bidi="ar"/>
        </w:rPr>
        <w:t>权限分析工具对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的权限进行挖掘和分析，并通过系统中的权限推荐系统获得</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应开启权限的推荐。用户可以自行对权限进行设置，也可根据系统推荐的权限对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所开启的权限进行一键设置。</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同时，用户对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的权限设置会被记录并上传数据库，并通过相关推荐算法推荐给社区中的其他用户。</w:t>
      </w:r>
    </w:p>
    <w:p w:rsidR="00F53310" w:rsidRDefault="00B10EFB">
      <w:pPr>
        <w:keepNext/>
        <w:spacing w:line="360" w:lineRule="auto"/>
        <w:outlineLvl w:val="2"/>
        <w:rPr>
          <w:rFonts w:ascii="宋体-简" w:eastAsia="宋体-简" w:hAnsi="宋体-简" w:cs="宋体-简"/>
          <w:b/>
          <w:sz w:val="28"/>
          <w:szCs w:val="28"/>
        </w:rPr>
      </w:pPr>
      <w:bookmarkStart w:id="25" w:name="_Toc27209609"/>
      <w:r>
        <w:rPr>
          <w:rFonts w:ascii="宋体-简" w:eastAsia="宋体-简" w:hAnsi="宋体-简" w:cs="宋体-简"/>
          <w:b/>
          <w:sz w:val="28"/>
          <w:szCs w:val="28"/>
        </w:rPr>
        <w:t>3.3.3 社区管理用例</w:t>
      </w:r>
      <w:bookmarkEnd w:id="25"/>
    </w:p>
    <w:p w:rsidR="00F53310" w:rsidRDefault="00B10EFB">
      <w:pPr>
        <w:widowControl/>
        <w:spacing w:line="360" w:lineRule="auto"/>
        <w:jc w:val="center"/>
      </w:pPr>
      <w:r>
        <w:rPr>
          <w:noProof/>
        </w:rPr>
        <w:drawing>
          <wp:inline distT="0" distB="0" distL="114300" distR="114300">
            <wp:extent cx="3562350" cy="3301365"/>
            <wp:effectExtent l="0" t="0" r="635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4"/>
                    <a:srcRect l="3137" t="3904" r="1008" b="2743"/>
                    <a:stretch>
                      <a:fillRect/>
                    </a:stretch>
                  </pic:blipFill>
                  <pic:spPr>
                    <a:xfrm>
                      <a:off x="0" y="0"/>
                      <a:ext cx="3562350" cy="3301365"/>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rsidR="00A8414E">
        <w:rPr>
          <w:rFonts w:hint="eastAsia"/>
        </w:rPr>
        <w:t>4</w:t>
      </w:r>
      <w:r>
        <w:rPr>
          <w:rFonts w:hint="eastAsia"/>
        </w:rPr>
        <w:t xml:space="preserve"> </w:t>
      </w:r>
      <w:r>
        <w:rPr>
          <w:rFonts w:hint="eastAsia"/>
        </w:rPr>
        <w:t>社区管理用例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用户在登陆后，可以在社区中通过发帖、评论等与社区中的其他用户进行交流。同时，用户可以对其他用户的帖子进行收藏。用户可以添加、删除好友，以方便与其他用户的交流。</w:t>
      </w:r>
    </w:p>
    <w:p w:rsidR="00F53310" w:rsidRDefault="00F53310">
      <w:pPr>
        <w:widowControl/>
        <w:spacing w:line="360" w:lineRule="auto"/>
        <w:rPr>
          <w:rFonts w:ascii="宋体-简" w:eastAsia="宋体-简" w:hAnsi="宋体-简" w:cs="宋体-简"/>
          <w:color w:val="333333"/>
          <w:kern w:val="0"/>
          <w:sz w:val="28"/>
          <w:szCs w:val="28"/>
          <w:shd w:val="clear" w:color="auto" w:fill="FFFFFF"/>
          <w:lang w:bidi="ar"/>
        </w:rPr>
      </w:pPr>
    </w:p>
    <w:p w:rsidR="00F53310" w:rsidRDefault="00F53310">
      <w:pPr>
        <w:widowControl/>
        <w:spacing w:line="360" w:lineRule="auto"/>
        <w:rPr>
          <w:rFonts w:ascii="宋体-简" w:eastAsia="宋体-简" w:hAnsi="宋体-简" w:cs="宋体-简"/>
          <w:color w:val="333333"/>
          <w:kern w:val="0"/>
          <w:sz w:val="28"/>
          <w:szCs w:val="28"/>
          <w:shd w:val="clear" w:color="auto" w:fill="FFFFFF"/>
          <w:lang w:bidi="ar"/>
        </w:rPr>
      </w:pPr>
    </w:p>
    <w:p w:rsidR="00F53310" w:rsidRDefault="00F53310">
      <w:pPr>
        <w:widowControl/>
        <w:spacing w:line="360" w:lineRule="auto"/>
        <w:rPr>
          <w:rFonts w:ascii="宋体-简" w:eastAsia="宋体-简" w:hAnsi="宋体-简" w:cs="宋体-简"/>
          <w:color w:val="333333"/>
          <w:kern w:val="0"/>
          <w:sz w:val="24"/>
          <w:szCs w:val="24"/>
          <w:shd w:val="clear" w:color="auto" w:fill="FFFFFF"/>
          <w:lang w:bidi="ar"/>
        </w:rPr>
      </w:pP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26" w:name="_Toc27209610"/>
      <w:r>
        <w:rPr>
          <w:rFonts w:ascii="宋体-简" w:eastAsia="宋体-简" w:hAnsi="宋体-简" w:cs="宋体-简"/>
          <w:b/>
          <w:sz w:val="32"/>
        </w:rPr>
        <w:lastRenderedPageBreak/>
        <w:t>概要设计</w:t>
      </w:r>
      <w:bookmarkEnd w:id="26"/>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7" w:name="_Toc27209611"/>
      <w:r>
        <w:rPr>
          <w:rFonts w:ascii="宋体-简" w:eastAsia="宋体-简" w:hAnsi="宋体-简" w:cs="宋体-简"/>
          <w:b/>
          <w:sz w:val="28"/>
          <w:szCs w:val="28"/>
        </w:rPr>
        <w:t>4.1 总体功能设计</w:t>
      </w:r>
      <w:bookmarkEnd w:id="27"/>
    </w:p>
    <w:p w:rsidR="00B41140" w:rsidRDefault="00B41140" w:rsidP="00B41140">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color w:val="333333"/>
          <w:kern w:val="0"/>
          <w:sz w:val="24"/>
          <w:szCs w:val="24"/>
          <w:shd w:val="clear" w:color="auto" w:fill="FFFFFF"/>
          <w:lang w:bidi="ar"/>
        </w:rPr>
        <w:t>本</w:t>
      </w:r>
      <w:r w:rsidR="00CB2BF4">
        <w:rPr>
          <w:rFonts w:ascii="宋体-简" w:eastAsia="宋体-简" w:hAnsi="宋体-简" w:cs="宋体-简" w:hint="eastAsia"/>
          <w:color w:val="333333"/>
          <w:kern w:val="0"/>
          <w:sz w:val="24"/>
          <w:szCs w:val="24"/>
          <w:shd w:val="clear" w:color="auto" w:fill="FFFFFF"/>
          <w:lang w:bidi="ar"/>
        </w:rPr>
        <w:t>项目的</w:t>
      </w:r>
      <w:r>
        <w:rPr>
          <w:rFonts w:ascii="宋体-简" w:eastAsia="宋体-简" w:hAnsi="宋体-简" w:cs="宋体-简" w:hint="eastAsia"/>
          <w:color w:val="333333"/>
          <w:kern w:val="0"/>
          <w:sz w:val="24"/>
          <w:szCs w:val="24"/>
          <w:shd w:val="clear" w:color="auto" w:fill="FFFFFF"/>
          <w:lang w:bidi="ar"/>
        </w:rPr>
        <w:t>权限分析平台主要由APK权限管理、用户管理和社区管理三部分组成，如</w:t>
      </w:r>
      <w:r>
        <w:rPr>
          <w:rFonts w:ascii="宋体-简" w:eastAsia="宋体-简" w:hAnsi="宋体-简" w:cs="宋体-简" w:hint="eastAsia"/>
          <w:color w:val="FF0000"/>
          <w:kern w:val="0"/>
          <w:sz w:val="24"/>
          <w:szCs w:val="24"/>
          <w:shd w:val="clear" w:color="auto" w:fill="FFFFFF"/>
          <w:lang w:bidi="ar"/>
        </w:rPr>
        <w:t>图</w:t>
      </w:r>
      <w:r w:rsidR="00A8414E">
        <w:rPr>
          <w:rFonts w:ascii="宋体-简" w:eastAsia="宋体-简" w:hAnsi="宋体-简" w:cs="宋体-简" w:hint="eastAsia"/>
          <w:color w:val="FF0000"/>
          <w:kern w:val="0"/>
          <w:sz w:val="24"/>
          <w:szCs w:val="24"/>
          <w:shd w:val="clear" w:color="auto" w:fill="FFFFFF"/>
          <w:lang w:bidi="ar"/>
        </w:rPr>
        <w:t>5</w:t>
      </w:r>
      <w:r>
        <w:rPr>
          <w:rFonts w:ascii="宋体-简" w:eastAsia="宋体-简" w:hAnsi="宋体-简" w:cs="宋体-简" w:hint="eastAsia"/>
          <w:color w:val="333333"/>
          <w:kern w:val="0"/>
          <w:sz w:val="24"/>
          <w:szCs w:val="24"/>
          <w:shd w:val="clear" w:color="auto" w:fill="FFFFFF"/>
          <w:lang w:bidi="ar"/>
        </w:rPr>
        <w:t>所示。</w:t>
      </w:r>
    </w:p>
    <w:p w:rsidR="00B41140" w:rsidRDefault="00B41140" w:rsidP="00B41140">
      <w:pPr>
        <w:spacing w:line="360" w:lineRule="auto"/>
        <w:jc w:val="center"/>
      </w:pPr>
      <w:r>
        <w:rPr>
          <w:noProof/>
        </w:rPr>
        <w:drawing>
          <wp:inline distT="0" distB="0" distL="114300" distR="114300" wp14:anchorId="24EC9360" wp14:editId="22DE805A">
            <wp:extent cx="4048125" cy="3005455"/>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048125" cy="3005455"/>
                    </a:xfrm>
                    <a:prstGeom prst="rect">
                      <a:avLst/>
                    </a:prstGeom>
                  </pic:spPr>
                </pic:pic>
              </a:graphicData>
            </a:graphic>
          </wp:inline>
        </w:drawing>
      </w:r>
    </w:p>
    <w:p w:rsidR="00B41140" w:rsidRDefault="00B41140" w:rsidP="00B41140">
      <w:pPr>
        <w:pStyle w:val="a3"/>
        <w:spacing w:line="360" w:lineRule="auto"/>
        <w:jc w:val="center"/>
        <w:rPr>
          <w:rFonts w:eastAsiaTheme="minorEastAsia"/>
        </w:rPr>
      </w:pPr>
      <w:r>
        <w:t>图</w:t>
      </w:r>
      <w:r>
        <w:t xml:space="preserve"> </w:t>
      </w:r>
      <w:r w:rsidR="00A8414E">
        <w:rPr>
          <w:rFonts w:hint="eastAsia"/>
        </w:rPr>
        <w:t>5</w:t>
      </w:r>
      <w:r>
        <w:rPr>
          <w:rFonts w:hint="eastAsia"/>
        </w:rPr>
        <w:t xml:space="preserve"> APP</w:t>
      </w:r>
      <w:r>
        <w:rPr>
          <w:rFonts w:hint="eastAsia"/>
        </w:rPr>
        <w:t>权限分析平台功能需求</w:t>
      </w:r>
    </w:p>
    <w:p w:rsidR="00B41140" w:rsidRDefault="00B41140" w:rsidP="00B41140">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APK权限管理部分主要是对APK的管理，首先对Android应用程序包进行收集；其次使用APK编译工具和python程序对权限进行挖掘和分析，得到该应用程序在用户安装时所需要获取的权限信息；然后根据收集到的权限信息，对用户安装的其他APP，所需要开的权限进行推荐，为用户提供权限设定方案；用户可以根据本系统推荐的权限对APP开启的权限进行一键设置，也可以自己对权限进行设置。</w:t>
      </w:r>
    </w:p>
    <w:p w:rsidR="00B41140" w:rsidRDefault="00B41140" w:rsidP="00B41140">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用户管理部分主要分为账户管理和基本信息管理。在使用本系统之前，用户需要先填写个人信息进行注册；用户登录之后，可以使用本系统，并且可以对自己的基本信息进行修改。</w:t>
      </w:r>
    </w:p>
    <w:p w:rsidR="00B41140" w:rsidRPr="008D6DC8" w:rsidRDefault="00B41140" w:rsidP="008D6DC8">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color w:val="333333"/>
          <w:kern w:val="0"/>
          <w:sz w:val="24"/>
          <w:szCs w:val="24"/>
          <w:shd w:val="clear" w:color="auto" w:fill="FFFFFF"/>
          <w:lang w:bidi="ar"/>
        </w:rPr>
        <w:t>社区管理部分主要分为发帖管理、评论管理以及好友管理。用户在登录之后，可以发帖，以及对其他人的帖子进行评论；可以提出新的APP权限信息以及对系</w:t>
      </w:r>
      <w:r>
        <w:rPr>
          <w:rFonts w:ascii="宋体-简" w:eastAsia="宋体-简" w:hAnsi="宋体-简" w:cs="宋体-简" w:hint="eastAsia"/>
          <w:color w:val="333333"/>
          <w:kern w:val="0"/>
          <w:sz w:val="24"/>
          <w:szCs w:val="24"/>
          <w:shd w:val="clear" w:color="auto" w:fill="FFFFFF"/>
          <w:lang w:bidi="ar"/>
        </w:rPr>
        <w:lastRenderedPageBreak/>
        <w:t>统推荐的权限进行反馈，以使系统的推荐更准确；用户也可以进行添加和删除好友操作，以便和其他用户交流。</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8" w:name="_Toc27209612"/>
      <w:r>
        <w:rPr>
          <w:rFonts w:ascii="宋体-简" w:eastAsia="宋体-简" w:hAnsi="宋体-简" w:cs="宋体-简"/>
          <w:b/>
          <w:sz w:val="28"/>
          <w:szCs w:val="28"/>
        </w:rPr>
        <w:t>4.2 数据库总体设计</w:t>
      </w:r>
      <w:bookmarkEnd w:id="28"/>
    </w:p>
    <w:p w:rsidR="000332AE" w:rsidRPr="000332AE"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0332AE">
        <w:rPr>
          <w:rFonts w:ascii="宋体-简" w:eastAsia="宋体-简" w:hAnsi="宋体-简" w:cs="宋体-简" w:hint="eastAsia"/>
          <w:color w:val="333333"/>
          <w:kern w:val="0"/>
          <w:sz w:val="24"/>
          <w:szCs w:val="24"/>
          <w:shd w:val="clear" w:color="auto" w:fill="FFFFFF"/>
          <w:lang w:bidi="ar"/>
        </w:rPr>
        <w:t>数据库系统采用图数据库</w:t>
      </w:r>
      <w:r w:rsidRPr="000332AE">
        <w:rPr>
          <w:rFonts w:ascii="宋体-简" w:eastAsia="宋体-简" w:hAnsi="宋体-简" w:cs="宋体-简"/>
          <w:color w:val="333333"/>
          <w:kern w:val="0"/>
          <w:sz w:val="24"/>
          <w:szCs w:val="24"/>
          <w:shd w:val="clear" w:color="auto" w:fill="FFFFFF"/>
          <w:lang w:bidi="ar"/>
        </w:rPr>
        <w:t xml:space="preserve"> neo4j</w:t>
      </w:r>
      <w:r>
        <w:rPr>
          <w:rFonts w:ascii="宋体-简" w:eastAsia="宋体-简" w:hAnsi="宋体-简" w:cs="宋体-简" w:hint="eastAsia"/>
          <w:color w:val="333333"/>
          <w:kern w:val="0"/>
          <w:sz w:val="24"/>
          <w:szCs w:val="24"/>
          <w:shd w:val="clear" w:color="auto" w:fill="FFFFFF"/>
          <w:lang w:bidi="ar"/>
        </w:rPr>
        <w:t>，主要有如下三个关系：</w:t>
      </w:r>
    </w:p>
    <w:p w:rsidR="000332AE" w:rsidRPr="000332AE"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关系</w:t>
      </w:r>
      <w:proofErr w:type="gramStart"/>
      <w:r>
        <w:rPr>
          <w:rFonts w:ascii="宋体-简" w:eastAsia="宋体-简" w:hAnsi="宋体-简" w:cs="宋体-简" w:hint="eastAsia"/>
          <w:color w:val="333333"/>
          <w:kern w:val="0"/>
          <w:sz w:val="24"/>
          <w:szCs w:val="24"/>
          <w:shd w:val="clear" w:color="auto" w:fill="FFFFFF"/>
          <w:lang w:bidi="ar"/>
        </w:rPr>
        <w:t>一</w:t>
      </w:r>
      <w:proofErr w:type="gramEnd"/>
      <w:r>
        <w:rPr>
          <w:rFonts w:ascii="宋体-简" w:eastAsia="宋体-简" w:hAnsi="宋体-简" w:cs="宋体-简" w:hint="eastAsia"/>
          <w:color w:val="333333"/>
          <w:kern w:val="0"/>
          <w:sz w:val="24"/>
          <w:szCs w:val="24"/>
          <w:shd w:val="clear" w:color="auto" w:fill="FFFFFF"/>
          <w:lang w:bidi="ar"/>
        </w:rPr>
        <w:t>：</w:t>
      </w:r>
      <w:r w:rsidRPr="000332AE">
        <w:rPr>
          <w:rFonts w:ascii="宋体-简" w:eastAsia="宋体-简" w:hAnsi="宋体-简" w:cs="宋体-简"/>
          <w:color w:val="333333"/>
          <w:kern w:val="0"/>
          <w:sz w:val="24"/>
          <w:szCs w:val="24"/>
          <w:shd w:val="clear" w:color="auto" w:fill="FFFFFF"/>
          <w:lang w:bidi="ar"/>
        </w:rPr>
        <w:t>(</w:t>
      </w:r>
      <w:proofErr w:type="spellStart"/>
      <w:proofErr w:type="gramStart"/>
      <w:r w:rsidRPr="000332AE">
        <w:rPr>
          <w:rFonts w:ascii="宋体-简" w:eastAsia="宋体-简" w:hAnsi="宋体-简" w:cs="宋体-简"/>
          <w:color w:val="333333"/>
          <w:kern w:val="0"/>
          <w:sz w:val="24"/>
          <w:szCs w:val="24"/>
          <w:shd w:val="clear" w:color="auto" w:fill="FFFFFF"/>
          <w:lang w:bidi="ar"/>
        </w:rPr>
        <w:t>apk</w:t>
      </w:r>
      <w:proofErr w:type="spellEnd"/>
      <w:proofErr w:type="gramEnd"/>
      <w:r w:rsidRPr="000332AE">
        <w:rPr>
          <w:rFonts w:ascii="宋体-简" w:eastAsia="宋体-简" w:hAnsi="宋体-简" w:cs="宋体-简"/>
          <w:color w:val="333333"/>
          <w:kern w:val="0"/>
          <w:sz w:val="24"/>
          <w:szCs w:val="24"/>
          <w:shd w:val="clear" w:color="auto" w:fill="FFFFFF"/>
          <w:lang w:bidi="ar"/>
        </w:rPr>
        <w:t xml:space="preserve">) </w:t>
      </w:r>
      <w:proofErr w:type="gramStart"/>
      <w:r w:rsidRPr="000332AE">
        <w:rPr>
          <w:rFonts w:ascii="宋体-简" w:eastAsia="宋体-简" w:hAnsi="宋体-简" w:cs="宋体-简"/>
          <w:color w:val="333333"/>
          <w:kern w:val="0"/>
          <w:sz w:val="24"/>
          <w:szCs w:val="24"/>
          <w:shd w:val="clear" w:color="auto" w:fill="FFFFFF"/>
          <w:lang w:bidi="ar"/>
        </w:rPr>
        <w:t>–[</w:t>
      </w:r>
      <w:proofErr w:type="gramEnd"/>
      <w:r w:rsidRPr="000332AE">
        <w:rPr>
          <w:rFonts w:ascii="宋体-简" w:eastAsia="宋体-简" w:hAnsi="宋体-简" w:cs="宋体-简"/>
          <w:color w:val="333333"/>
          <w:kern w:val="0"/>
          <w:sz w:val="24"/>
          <w:szCs w:val="24"/>
          <w:shd w:val="clear" w:color="auto" w:fill="FFFFFF"/>
          <w:lang w:bidi="ar"/>
        </w:rPr>
        <w:t>:require]-&gt; (permission)</w:t>
      </w:r>
    </w:p>
    <w:p w:rsidR="000332AE" w:rsidRPr="000332AE"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关系二：</w:t>
      </w:r>
      <w:r w:rsidRPr="000332AE">
        <w:rPr>
          <w:rFonts w:ascii="宋体-简" w:eastAsia="宋体-简" w:hAnsi="宋体-简" w:cs="宋体-简"/>
          <w:color w:val="333333"/>
          <w:kern w:val="0"/>
          <w:sz w:val="24"/>
          <w:szCs w:val="24"/>
          <w:shd w:val="clear" w:color="auto" w:fill="FFFFFF"/>
          <w:lang w:bidi="ar"/>
        </w:rPr>
        <w:t>(</w:t>
      </w:r>
      <w:proofErr w:type="gramStart"/>
      <w:r w:rsidRPr="000332AE">
        <w:rPr>
          <w:rFonts w:ascii="宋体-简" w:eastAsia="宋体-简" w:hAnsi="宋体-简" w:cs="宋体-简"/>
          <w:color w:val="333333"/>
          <w:kern w:val="0"/>
          <w:sz w:val="24"/>
          <w:szCs w:val="24"/>
          <w:shd w:val="clear" w:color="auto" w:fill="FFFFFF"/>
          <w:lang w:bidi="ar"/>
        </w:rPr>
        <w:t>user</w:t>
      </w:r>
      <w:proofErr w:type="gramEnd"/>
      <w:r w:rsidRPr="000332AE">
        <w:rPr>
          <w:rFonts w:ascii="宋体-简" w:eastAsia="宋体-简" w:hAnsi="宋体-简" w:cs="宋体-简"/>
          <w:color w:val="333333"/>
          <w:kern w:val="0"/>
          <w:sz w:val="24"/>
          <w:szCs w:val="24"/>
          <w:shd w:val="clear" w:color="auto" w:fill="FFFFFF"/>
          <w:lang w:bidi="ar"/>
        </w:rPr>
        <w:t xml:space="preserve">) </w:t>
      </w:r>
      <w:proofErr w:type="gramStart"/>
      <w:r w:rsidRPr="000332AE">
        <w:rPr>
          <w:rFonts w:ascii="宋体-简" w:eastAsia="宋体-简" w:hAnsi="宋体-简" w:cs="宋体-简"/>
          <w:color w:val="333333"/>
          <w:kern w:val="0"/>
          <w:sz w:val="24"/>
          <w:szCs w:val="24"/>
          <w:shd w:val="clear" w:color="auto" w:fill="FFFFFF"/>
          <w:lang w:bidi="ar"/>
        </w:rPr>
        <w:t>–[</w:t>
      </w:r>
      <w:proofErr w:type="gramEnd"/>
      <w:r w:rsidRPr="000332AE">
        <w:rPr>
          <w:rFonts w:ascii="宋体-简" w:eastAsia="宋体-简" w:hAnsi="宋体-简" w:cs="宋体-简"/>
          <w:color w:val="333333"/>
          <w:kern w:val="0"/>
          <w:sz w:val="24"/>
          <w:szCs w:val="24"/>
          <w:shd w:val="clear" w:color="auto" w:fill="FFFFFF"/>
          <w:lang w:bidi="ar"/>
        </w:rPr>
        <w:t>:use]-&gt; (</w:t>
      </w:r>
      <w:proofErr w:type="spellStart"/>
      <w:r w:rsidRPr="000332AE">
        <w:rPr>
          <w:rFonts w:ascii="宋体-简" w:eastAsia="宋体-简" w:hAnsi="宋体-简" w:cs="宋体-简"/>
          <w:color w:val="333333"/>
          <w:kern w:val="0"/>
          <w:sz w:val="24"/>
          <w:szCs w:val="24"/>
          <w:shd w:val="clear" w:color="auto" w:fill="FFFFFF"/>
          <w:lang w:bidi="ar"/>
        </w:rPr>
        <w:t>apk</w:t>
      </w:r>
      <w:proofErr w:type="spellEnd"/>
      <w:r w:rsidRPr="000332AE">
        <w:rPr>
          <w:rFonts w:ascii="宋体-简" w:eastAsia="宋体-简" w:hAnsi="宋体-简" w:cs="宋体-简"/>
          <w:color w:val="333333"/>
          <w:kern w:val="0"/>
          <w:sz w:val="24"/>
          <w:szCs w:val="24"/>
          <w:shd w:val="clear" w:color="auto" w:fill="FFFFFF"/>
          <w:lang w:bidi="ar"/>
        </w:rPr>
        <w:t>) –[:allow]-&gt; (permission)</w:t>
      </w:r>
    </w:p>
    <w:p w:rsidR="00B8371D"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关系三：</w:t>
      </w:r>
      <w:r w:rsidRPr="000332AE">
        <w:rPr>
          <w:rFonts w:ascii="宋体-简" w:eastAsia="宋体-简" w:hAnsi="宋体-简" w:cs="宋体-简"/>
          <w:color w:val="333333"/>
          <w:kern w:val="0"/>
          <w:sz w:val="24"/>
          <w:szCs w:val="24"/>
          <w:shd w:val="clear" w:color="auto" w:fill="FFFFFF"/>
          <w:lang w:bidi="ar"/>
        </w:rPr>
        <w:t xml:space="preserve">(user1) </w:t>
      </w:r>
      <w:proofErr w:type="gramStart"/>
      <w:r w:rsidRPr="000332AE">
        <w:rPr>
          <w:rFonts w:ascii="宋体-简" w:eastAsia="宋体-简" w:hAnsi="宋体-简" w:cs="宋体-简"/>
          <w:color w:val="333333"/>
          <w:kern w:val="0"/>
          <w:sz w:val="24"/>
          <w:szCs w:val="24"/>
          <w:shd w:val="clear" w:color="auto" w:fill="FFFFFF"/>
          <w:lang w:bidi="ar"/>
        </w:rPr>
        <w:t>–[</w:t>
      </w:r>
      <w:proofErr w:type="gramEnd"/>
      <w:r w:rsidRPr="000332AE">
        <w:rPr>
          <w:rFonts w:ascii="宋体-简" w:eastAsia="宋体-简" w:hAnsi="宋体-简" w:cs="宋体-简"/>
          <w:color w:val="333333"/>
          <w:kern w:val="0"/>
          <w:sz w:val="24"/>
          <w:szCs w:val="24"/>
          <w:shd w:val="clear" w:color="auto" w:fill="FFFFFF"/>
          <w:lang w:bidi="ar"/>
        </w:rPr>
        <w:t>:friend]- (user2)</w:t>
      </w:r>
    </w:p>
    <w:p w:rsidR="00604519" w:rsidRPr="00B909A6" w:rsidRDefault="00604519" w:rsidP="00604519">
      <w:pPr>
        <w:widowControl/>
        <w:spacing w:line="360" w:lineRule="auto"/>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ab/>
      </w:r>
      <w:r>
        <w:rPr>
          <w:rFonts w:ascii="宋体-简" w:eastAsia="宋体-简" w:hAnsi="宋体-简" w:cs="宋体-简" w:hint="eastAsia"/>
          <w:color w:val="333333"/>
          <w:kern w:val="0"/>
          <w:sz w:val="24"/>
          <w:szCs w:val="24"/>
          <w:shd w:val="clear" w:color="auto" w:fill="FFFFFF"/>
          <w:lang w:bidi="ar"/>
        </w:rPr>
        <w:t>关系</w:t>
      </w:r>
      <w:proofErr w:type="gramStart"/>
      <w:r>
        <w:rPr>
          <w:rFonts w:ascii="宋体-简" w:eastAsia="宋体-简" w:hAnsi="宋体-简" w:cs="宋体-简" w:hint="eastAsia"/>
          <w:color w:val="333333"/>
          <w:kern w:val="0"/>
          <w:sz w:val="24"/>
          <w:szCs w:val="24"/>
          <w:shd w:val="clear" w:color="auto" w:fill="FFFFFF"/>
          <w:lang w:bidi="ar"/>
        </w:rPr>
        <w:t>一</w:t>
      </w:r>
      <w:proofErr w:type="gramEnd"/>
      <w:r>
        <w:rPr>
          <w:rFonts w:ascii="宋体-简" w:eastAsia="宋体-简" w:hAnsi="宋体-简" w:cs="宋体-简" w:hint="eastAsia"/>
          <w:color w:val="333333"/>
          <w:kern w:val="0"/>
          <w:sz w:val="24"/>
          <w:szCs w:val="24"/>
          <w:shd w:val="clear" w:color="auto" w:fill="FFFFFF"/>
          <w:lang w:bidi="ar"/>
        </w:rPr>
        <w:t>表示</w:t>
      </w:r>
      <w:r w:rsidR="00100C75">
        <w:rPr>
          <w:rFonts w:ascii="宋体-简" w:eastAsia="宋体-简" w:hAnsi="宋体-简" w:cs="宋体-简" w:hint="eastAsia"/>
          <w:color w:val="333333"/>
          <w:kern w:val="0"/>
          <w:sz w:val="24"/>
          <w:szCs w:val="24"/>
          <w:shd w:val="clear" w:color="auto" w:fill="FFFFFF"/>
          <w:lang w:bidi="ar"/>
        </w:rPr>
        <w:t>A</w:t>
      </w:r>
      <w:r w:rsidR="00100C75">
        <w:rPr>
          <w:rFonts w:ascii="宋体-简" w:eastAsia="宋体-简" w:hAnsi="宋体-简" w:cs="宋体-简"/>
          <w:color w:val="333333"/>
          <w:kern w:val="0"/>
          <w:sz w:val="24"/>
          <w:szCs w:val="24"/>
          <w:shd w:val="clear" w:color="auto" w:fill="FFFFFF"/>
          <w:lang w:bidi="ar"/>
        </w:rPr>
        <w:t>PK</w:t>
      </w:r>
      <w:r w:rsidR="00100C75">
        <w:rPr>
          <w:rFonts w:ascii="宋体-简" w:eastAsia="宋体-简" w:hAnsi="宋体-简" w:cs="宋体-简" w:hint="eastAsia"/>
          <w:color w:val="333333"/>
          <w:kern w:val="0"/>
          <w:sz w:val="24"/>
          <w:szCs w:val="24"/>
          <w:shd w:val="clear" w:color="auto" w:fill="FFFFFF"/>
          <w:lang w:bidi="ar"/>
        </w:rPr>
        <w:t>需要哪些权限；关系二表示，用户用了哪些A</w:t>
      </w:r>
      <w:r w:rsidR="00100C75">
        <w:rPr>
          <w:rFonts w:ascii="宋体-简" w:eastAsia="宋体-简" w:hAnsi="宋体-简" w:cs="宋体-简"/>
          <w:color w:val="333333"/>
          <w:kern w:val="0"/>
          <w:sz w:val="24"/>
          <w:szCs w:val="24"/>
          <w:shd w:val="clear" w:color="auto" w:fill="FFFFFF"/>
          <w:lang w:bidi="ar"/>
        </w:rPr>
        <w:t>PK</w:t>
      </w:r>
      <w:r w:rsidR="00100C75">
        <w:rPr>
          <w:rFonts w:ascii="宋体-简" w:eastAsia="宋体-简" w:hAnsi="宋体-简" w:cs="宋体-简" w:hint="eastAsia"/>
          <w:color w:val="333333"/>
          <w:kern w:val="0"/>
          <w:sz w:val="24"/>
          <w:szCs w:val="24"/>
          <w:shd w:val="clear" w:color="auto" w:fill="FFFFFF"/>
          <w:lang w:bidi="ar"/>
        </w:rPr>
        <w:t>，对这些A</w:t>
      </w:r>
      <w:r w:rsidR="00100C75">
        <w:rPr>
          <w:rFonts w:ascii="宋体-简" w:eastAsia="宋体-简" w:hAnsi="宋体-简" w:cs="宋体-简"/>
          <w:color w:val="333333"/>
          <w:kern w:val="0"/>
          <w:sz w:val="24"/>
          <w:szCs w:val="24"/>
          <w:shd w:val="clear" w:color="auto" w:fill="FFFFFF"/>
          <w:lang w:bidi="ar"/>
        </w:rPr>
        <w:t>PK</w:t>
      </w:r>
      <w:r w:rsidR="00100C75">
        <w:rPr>
          <w:rFonts w:ascii="宋体-简" w:eastAsia="宋体-简" w:hAnsi="宋体-简" w:cs="宋体-简" w:hint="eastAsia"/>
          <w:color w:val="333333"/>
          <w:kern w:val="0"/>
          <w:sz w:val="24"/>
          <w:szCs w:val="24"/>
          <w:shd w:val="clear" w:color="auto" w:fill="FFFFFF"/>
          <w:lang w:bidi="ar"/>
        </w:rPr>
        <w:t>允许了哪些权限；关系三表示用户与用户之间好友的关系。</w:t>
      </w: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29" w:name="_Toc27209613"/>
      <w:r>
        <w:rPr>
          <w:rFonts w:ascii="宋体-简" w:eastAsia="宋体-简" w:hAnsi="宋体-简" w:cs="宋体-简"/>
          <w:b/>
          <w:sz w:val="32"/>
        </w:rPr>
        <w:lastRenderedPageBreak/>
        <w:t>详细设计</w:t>
      </w:r>
      <w:bookmarkEnd w:id="29"/>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0" w:name="_Toc27209614"/>
      <w:r>
        <w:rPr>
          <w:rFonts w:ascii="宋体-简" w:eastAsia="宋体-简" w:hAnsi="宋体-简" w:cs="宋体-简"/>
          <w:b/>
          <w:sz w:val="28"/>
          <w:szCs w:val="28"/>
        </w:rPr>
        <w:t>5.1 权限解析工具设计</w:t>
      </w:r>
      <w:bookmarkEnd w:id="30"/>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权限解析工具的主要功能为读入一个或多个APP的APK文件，输出该APP在安装时所请求开启的权限列表。</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本权限解析工具使用</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中的</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 xml:space="preserve"> d &lt;</w:t>
      </w:r>
      <w:proofErr w:type="spellStart"/>
      <w:r>
        <w:rPr>
          <w:rFonts w:ascii="宋体-简" w:eastAsia="宋体-简" w:hAnsi="宋体-简" w:cs="宋体-简" w:hint="eastAsia"/>
          <w:color w:val="333333"/>
          <w:kern w:val="0"/>
          <w:sz w:val="24"/>
          <w:szCs w:val="24"/>
          <w:shd w:val="clear" w:color="auto" w:fill="FFFFFF"/>
          <w:lang w:bidi="ar"/>
        </w:rPr>
        <w:t>file.APK</w:t>
      </w:r>
      <w:proofErr w:type="spellEnd"/>
      <w:r>
        <w:rPr>
          <w:rFonts w:ascii="宋体-简" w:eastAsia="宋体-简" w:hAnsi="宋体-简" w:cs="宋体-简" w:hint="eastAsia"/>
          <w:color w:val="333333"/>
          <w:kern w:val="0"/>
          <w:sz w:val="24"/>
          <w:szCs w:val="24"/>
          <w:shd w:val="clear" w:color="auto" w:fill="FFFFFF"/>
          <w:lang w:bidi="ar"/>
        </w:rPr>
        <w:t>&gt; &lt;</w:t>
      </w:r>
      <w:proofErr w:type="spellStart"/>
      <w:r>
        <w:rPr>
          <w:rFonts w:ascii="宋体-简" w:eastAsia="宋体-简" w:hAnsi="宋体-简" w:cs="宋体-简" w:hint="eastAsia"/>
          <w:color w:val="333333"/>
          <w:kern w:val="0"/>
          <w:sz w:val="24"/>
          <w:szCs w:val="24"/>
          <w:shd w:val="clear" w:color="auto" w:fill="FFFFFF"/>
          <w:lang w:bidi="ar"/>
        </w:rPr>
        <w:t>dir</w:t>
      </w:r>
      <w:proofErr w:type="spellEnd"/>
      <w:r>
        <w:rPr>
          <w:rFonts w:ascii="宋体-简" w:eastAsia="宋体-简" w:hAnsi="宋体-简" w:cs="宋体-简" w:hint="eastAsia"/>
          <w:color w:val="333333"/>
          <w:kern w:val="0"/>
          <w:sz w:val="24"/>
          <w:szCs w:val="24"/>
          <w:shd w:val="clear" w:color="auto" w:fill="FFFFFF"/>
          <w:lang w:bidi="ar"/>
        </w:rPr>
        <w:t>&gt; 命令对应用的APK包进行反编译。反编译后，生成的目录中的AndroidManifest.xml文件为APK包的配置文件，这个文件中包含了APP的配置信息，系统需要根据里面的内容运行APP的代码，显示界面。在配置文件AndroidManifest.xml中，uses-permission标签中记录者APP安装时需要请求开启的权限信息。</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我们使用Python进行编程，将输入文件夹内的APK文件全部读入，通过</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对所有APK包依次进行反编译，得到反编译完成后的生成文件。之后，程序对反编译生成目录中的配置文件AndroidManifest.xml进行解析，将含有uses-permission的行提取出来，输出到newPmsnAlys.txt文件中待处理。</w:t>
      </w:r>
    </w:p>
    <w:p w:rsidR="00F53310" w:rsidRDefault="00B10EFB">
      <w:pPr>
        <w:widowControl/>
        <w:spacing w:line="360" w:lineRule="auto"/>
        <w:ind w:firstLineChars="200" w:firstLine="480"/>
        <w:rPr>
          <w:rFonts w:ascii="宋体-简" w:eastAsia="宋体-简" w:hAnsi="宋体-简" w:cs="宋体-简"/>
          <w:bCs/>
          <w:sz w:val="28"/>
          <w:szCs w:val="28"/>
        </w:rPr>
      </w:pPr>
      <w:r>
        <w:rPr>
          <w:rFonts w:ascii="宋体-简" w:eastAsia="宋体-简" w:hAnsi="宋体-简" w:cs="宋体-简" w:hint="eastAsia"/>
          <w:color w:val="333333"/>
          <w:kern w:val="0"/>
          <w:sz w:val="24"/>
          <w:szCs w:val="24"/>
          <w:shd w:val="clear" w:color="auto" w:fill="FFFFFF"/>
          <w:lang w:bidi="ar"/>
        </w:rPr>
        <w:t>之后对newPmsnAlys.txt文件中的文本进行处理。程序逐行读取该文件中的文本，将多余部分删除，只保留APP所请求的权限的名称信息。最终，将所有权限名称写入与APK包同名的文本文件中，放置在result文件夹中，等待后续的数据分析和处理。</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1" w:name="_Toc27209615"/>
      <w:r>
        <w:rPr>
          <w:rFonts w:ascii="宋体-简" w:eastAsia="宋体-简" w:hAnsi="宋体-简" w:cs="宋体-简"/>
          <w:b/>
          <w:sz w:val="28"/>
          <w:szCs w:val="28"/>
        </w:rPr>
        <w:t>5.2 推荐系统设计</w:t>
      </w:r>
      <w:bookmarkEnd w:id="31"/>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在本软件中的</w:t>
      </w:r>
      <w:r>
        <w:rPr>
          <w:rFonts w:ascii="宋体-简" w:eastAsia="宋体-简" w:hAnsi="宋体-简" w:cs="宋体-简"/>
          <w:color w:val="333333"/>
          <w:kern w:val="0"/>
          <w:sz w:val="24"/>
          <w:szCs w:val="24"/>
          <w:shd w:val="clear" w:color="auto" w:fill="FFFFFF"/>
          <w:lang w:bidi="ar"/>
        </w:rPr>
        <w:t>应用的推荐系统，我们分为两个部分，分别为针对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的权限推荐和针对社区用户的权限推荐。</w:t>
      </w:r>
    </w:p>
    <w:p w:rsidR="00F53310" w:rsidRDefault="00B10EFB">
      <w:pPr>
        <w:spacing w:line="360" w:lineRule="auto"/>
        <w:outlineLvl w:val="2"/>
        <w:rPr>
          <w:rFonts w:ascii="宋体-简" w:eastAsia="宋体-简" w:hAnsi="宋体-简" w:cs="宋体-简"/>
          <w:b/>
          <w:sz w:val="28"/>
          <w:szCs w:val="28"/>
        </w:rPr>
      </w:pPr>
      <w:bookmarkStart w:id="32" w:name="_Toc27209616"/>
      <w:r>
        <w:rPr>
          <w:rFonts w:ascii="宋体-简" w:eastAsia="宋体-简" w:hAnsi="宋体-简" w:cs="宋体-简"/>
          <w:b/>
          <w:sz w:val="28"/>
          <w:szCs w:val="28"/>
        </w:rPr>
        <w:t>5.2.1 针对</w:t>
      </w:r>
      <w:r>
        <w:rPr>
          <w:rFonts w:ascii="宋体-简" w:eastAsia="宋体-简" w:hAnsi="宋体-简" w:cs="宋体-简" w:hint="eastAsia"/>
          <w:b/>
          <w:sz w:val="28"/>
          <w:szCs w:val="28"/>
        </w:rPr>
        <w:t>APP</w:t>
      </w:r>
      <w:r>
        <w:rPr>
          <w:rFonts w:ascii="宋体-简" w:eastAsia="宋体-简" w:hAnsi="宋体-简" w:cs="宋体-简"/>
          <w:b/>
          <w:sz w:val="28"/>
          <w:szCs w:val="28"/>
        </w:rPr>
        <w:t>的权限推荐系统</w:t>
      </w:r>
      <w:bookmarkEnd w:id="32"/>
    </w:p>
    <w:p w:rsidR="00F53310" w:rsidRDefault="00B10EFB">
      <w:pPr>
        <w:widowControl/>
        <w:spacing w:line="360" w:lineRule="auto"/>
        <w:ind w:firstLineChars="200" w:firstLine="480"/>
        <w:rPr>
          <w:rFonts w:ascii="宋体-简" w:eastAsia="宋体-简" w:hAnsi="宋体-简" w:cs="宋体-简"/>
          <w:sz w:val="24"/>
          <w:szCs w:val="24"/>
        </w:rPr>
      </w:pPr>
      <w:r>
        <w:rPr>
          <w:rFonts w:ascii="宋体-简" w:eastAsia="宋体-简" w:hAnsi="宋体-简" w:cs="宋体-简"/>
          <w:color w:val="333333"/>
          <w:kern w:val="0"/>
          <w:sz w:val="24"/>
          <w:szCs w:val="24"/>
          <w:shd w:val="clear" w:color="auto" w:fill="FFFFFF"/>
          <w:lang w:bidi="ar"/>
        </w:rPr>
        <w:t>在针对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的权限推荐中，</w:t>
      </w:r>
      <w:r>
        <w:rPr>
          <w:rFonts w:ascii="宋体-简" w:eastAsia="宋体-简" w:hAnsi="宋体-简" w:cs="宋体-简" w:hint="eastAsia"/>
          <w:color w:val="333333"/>
          <w:kern w:val="0"/>
          <w:sz w:val="24"/>
          <w:szCs w:val="24"/>
          <w:shd w:val="clear" w:color="auto" w:fill="FFFFFF"/>
          <w:lang w:bidi="ar"/>
        </w:rPr>
        <w:t>我们没有采用比较经典但是相对准确率一般的传统方法，而是采用了近两年不论工业界还是学术界都非常流行的机遇深度学习的推荐系统模型。</w:t>
      </w:r>
      <w:r>
        <w:rPr>
          <w:rFonts w:ascii="宋体-简" w:eastAsia="宋体-简" w:hAnsi="宋体-简" w:cs="宋体-简" w:hint="eastAsia"/>
          <w:sz w:val="24"/>
          <w:szCs w:val="24"/>
        </w:rPr>
        <w:t>经过对多个模型的对比与研究，我们最终选择了在深度学习推荐系统领域相对比较经典的</w:t>
      </w:r>
      <w:proofErr w:type="spellStart"/>
      <w:r>
        <w:rPr>
          <w:rFonts w:ascii="宋体-简" w:eastAsia="宋体-简" w:hAnsi="宋体-简" w:cs="宋体-简" w:hint="eastAsia"/>
          <w:sz w:val="24"/>
          <w:szCs w:val="24"/>
        </w:rPr>
        <w:t>DeepFM</w:t>
      </w:r>
      <w:proofErr w:type="spellEnd"/>
      <w:r>
        <w:rPr>
          <w:rFonts w:ascii="宋体-简" w:eastAsia="宋体-简" w:hAnsi="宋体-简" w:cs="宋体-简" w:hint="eastAsia"/>
          <w:sz w:val="24"/>
          <w:szCs w:val="24"/>
        </w:rPr>
        <w:t>模型。</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lastRenderedPageBreak/>
        <w:drawing>
          <wp:inline distT="0" distB="0" distL="114300" distR="114300">
            <wp:extent cx="5269865" cy="2601595"/>
            <wp:effectExtent l="0" t="0" r="1333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69865" cy="2601595"/>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proofErr w:type="spellStart"/>
      <w:r>
        <w:rPr>
          <w:rFonts w:hint="eastAsia"/>
        </w:rPr>
        <w:t>DeepFM</w:t>
      </w:r>
      <w:proofErr w:type="spellEnd"/>
      <w:r>
        <w:rPr>
          <w:rFonts w:hint="eastAsia"/>
        </w:rPr>
        <w:t>模型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出自华为诺亚方舟实验室2017年发表的论文《</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 A Factorization-Machine based Neural Network for CTR Prediction 》，模型结构如上图所示。</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是典型的网络融合结构之一——并行结构的典型代表。</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包含两部分：因子分解机部分和神经网络部分，分别负责低</w:t>
      </w:r>
      <w:proofErr w:type="gramStart"/>
      <w:r>
        <w:rPr>
          <w:rFonts w:ascii="宋体-简" w:eastAsia="宋体-简" w:hAnsi="宋体-简" w:cs="宋体-简" w:hint="eastAsia"/>
          <w:color w:val="333333"/>
          <w:kern w:val="0"/>
          <w:sz w:val="24"/>
          <w:szCs w:val="24"/>
          <w:shd w:val="clear" w:color="auto" w:fill="FFFFFF"/>
          <w:lang w:bidi="ar"/>
        </w:rPr>
        <w:t>阶特征</w:t>
      </w:r>
      <w:proofErr w:type="gramEnd"/>
      <w:r>
        <w:rPr>
          <w:rFonts w:ascii="宋体-简" w:eastAsia="宋体-简" w:hAnsi="宋体-简" w:cs="宋体-简" w:hint="eastAsia"/>
          <w:color w:val="333333"/>
          <w:kern w:val="0"/>
          <w:sz w:val="24"/>
          <w:szCs w:val="24"/>
          <w:shd w:val="clear" w:color="auto" w:fill="FFFFFF"/>
          <w:lang w:bidi="ar"/>
        </w:rPr>
        <w:t>的提取和高阶特征的提取。</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drawing>
          <wp:inline distT="0" distB="0" distL="114300" distR="114300">
            <wp:extent cx="5024755" cy="2369185"/>
            <wp:effectExtent l="0" t="0" r="444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024755" cy="2369185"/>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因子分解机部分</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FM部分是一个因子分解机，如上图所示。因为引入了隐变量的原因，对于几乎不出现或者很少出现的隐变量，FM也可以很好的学习。</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神经网络部分是一个前馈神经网络，如下图所示。</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lastRenderedPageBreak/>
        <w:drawing>
          <wp:inline distT="0" distB="0" distL="114300" distR="114300">
            <wp:extent cx="5267325" cy="2816225"/>
            <wp:effectExtent l="0" t="0" r="1587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67325" cy="2816225"/>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神经网络部分</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与图像或者语音这类输入不同，图像语音的输入一般是连续而且密集的，然而在我们的权限推荐中，输入数据一般是及其稀疏的</w:t>
      </w:r>
      <w:proofErr w:type="spellStart"/>
      <w:r>
        <w:rPr>
          <w:rFonts w:ascii="宋体-简" w:eastAsia="宋体-简" w:hAnsi="宋体-简" w:cs="宋体-简" w:hint="eastAsia"/>
          <w:color w:val="333333"/>
          <w:kern w:val="0"/>
          <w:sz w:val="24"/>
          <w:szCs w:val="24"/>
          <w:shd w:val="clear" w:color="auto" w:fill="FFFFFF"/>
          <w:lang w:bidi="ar"/>
        </w:rPr>
        <w:t>onehot</w:t>
      </w:r>
      <w:proofErr w:type="spellEnd"/>
      <w:r>
        <w:rPr>
          <w:rFonts w:ascii="宋体-简" w:eastAsia="宋体-简" w:hAnsi="宋体-简" w:cs="宋体-简" w:hint="eastAsia"/>
          <w:color w:val="333333"/>
          <w:kern w:val="0"/>
          <w:sz w:val="24"/>
          <w:szCs w:val="24"/>
          <w:shd w:val="clear" w:color="auto" w:fill="FFFFFF"/>
          <w:lang w:bidi="ar"/>
        </w:rPr>
        <w:t>向量，因此需要重新设计网络结构。具体实现中为，在第一层隐含层之前，引入一个嵌入层来完成将输入向量压缩到低维稠密向量。其结构如下图所示。</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drawing>
          <wp:inline distT="0" distB="0" distL="114300" distR="114300">
            <wp:extent cx="5273040" cy="1581150"/>
            <wp:effectExtent l="0" t="0" r="1016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73040" cy="1581150"/>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嵌入层结构</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在嵌入层中，我们将所有的</w:t>
      </w:r>
      <w:proofErr w:type="spellStart"/>
      <w:r>
        <w:rPr>
          <w:rFonts w:ascii="宋体-简" w:eastAsia="宋体-简" w:hAnsi="宋体-简" w:cs="宋体-简" w:hint="eastAsia"/>
          <w:color w:val="333333"/>
          <w:kern w:val="0"/>
          <w:sz w:val="24"/>
          <w:szCs w:val="24"/>
          <w:shd w:val="clear" w:color="auto" w:fill="FFFFFF"/>
          <w:lang w:bidi="ar"/>
        </w:rPr>
        <w:t>onehot</w:t>
      </w:r>
      <w:proofErr w:type="spellEnd"/>
      <w:r>
        <w:rPr>
          <w:rFonts w:ascii="宋体-简" w:eastAsia="宋体-简" w:hAnsi="宋体-简" w:cs="宋体-简" w:hint="eastAsia"/>
          <w:color w:val="333333"/>
          <w:kern w:val="0"/>
          <w:sz w:val="24"/>
          <w:szCs w:val="24"/>
          <w:shd w:val="clear" w:color="auto" w:fill="FFFFFF"/>
          <w:lang w:bidi="ar"/>
        </w:rPr>
        <w:t>向量“分而治之”，将特征分为不同的field，便完成了高级特征的组合，减少了网络中的参数。</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而在最终的输出层，与原本模型的CTR预估不同，我们将对软件权限的推荐看作一个多标签分类问题。输出层有多个函数为Sigmoid的节点组成，因此输出结果是一个维度等于权限总数、每个维度的</w:t>
      </w:r>
      <w:proofErr w:type="gramStart"/>
      <w:r>
        <w:rPr>
          <w:rFonts w:ascii="宋体-简" w:eastAsia="宋体-简" w:hAnsi="宋体-简" w:cs="宋体-简" w:hint="eastAsia"/>
          <w:color w:val="333333"/>
          <w:kern w:val="0"/>
          <w:sz w:val="24"/>
          <w:szCs w:val="24"/>
          <w:shd w:val="clear" w:color="auto" w:fill="FFFFFF"/>
          <w:lang w:bidi="ar"/>
        </w:rPr>
        <w:t>值位于</w:t>
      </w:r>
      <w:proofErr w:type="gramEnd"/>
      <w:r>
        <w:rPr>
          <w:rFonts w:ascii="宋体-简" w:eastAsia="宋体-简" w:hAnsi="宋体-简" w:cs="宋体-简" w:hint="eastAsia"/>
          <w:color w:val="333333"/>
          <w:kern w:val="0"/>
          <w:sz w:val="24"/>
          <w:szCs w:val="24"/>
          <w:shd w:val="clear" w:color="auto" w:fill="FFFFFF"/>
          <w:lang w:bidi="ar"/>
        </w:rPr>
        <w:t>0-1之间的向量。我们将设置一个参数x（0 &lt; x &lt; 1），输出量中对应位置的值大于x的</w:t>
      </w:r>
      <w:proofErr w:type="gramStart"/>
      <w:r>
        <w:rPr>
          <w:rFonts w:ascii="宋体-简" w:eastAsia="宋体-简" w:hAnsi="宋体-简" w:cs="宋体-简" w:hint="eastAsia"/>
          <w:color w:val="333333"/>
          <w:kern w:val="0"/>
          <w:sz w:val="24"/>
          <w:szCs w:val="24"/>
          <w:shd w:val="clear" w:color="auto" w:fill="FFFFFF"/>
          <w:lang w:bidi="ar"/>
        </w:rPr>
        <w:t>维度所对应</w:t>
      </w:r>
      <w:proofErr w:type="gramEnd"/>
      <w:r>
        <w:rPr>
          <w:rFonts w:ascii="宋体-简" w:eastAsia="宋体-简" w:hAnsi="宋体-简" w:cs="宋体-简" w:hint="eastAsia"/>
          <w:color w:val="333333"/>
          <w:kern w:val="0"/>
          <w:sz w:val="24"/>
          <w:szCs w:val="24"/>
          <w:shd w:val="clear" w:color="auto" w:fill="FFFFFF"/>
          <w:lang w:bidi="ar"/>
        </w:rPr>
        <w:t>的权限</w:t>
      </w:r>
      <w:r>
        <w:rPr>
          <w:rFonts w:ascii="宋体-简" w:eastAsia="宋体-简" w:hAnsi="宋体-简" w:cs="宋体-简" w:hint="eastAsia"/>
          <w:color w:val="333333"/>
          <w:kern w:val="0"/>
          <w:sz w:val="24"/>
          <w:szCs w:val="24"/>
          <w:shd w:val="clear" w:color="auto" w:fill="FFFFFF"/>
          <w:lang w:bidi="ar"/>
        </w:rPr>
        <w:lastRenderedPageBreak/>
        <w:t>将被推荐。同时，我们将使用余弦相似度衡量输出向量与真是结果的相似度并将其作为损失函数，并在实验过程中调整x的数值使推荐的结果达到最好。</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在软件中，我们将安卓APP权限解析工具中输出的结果中的每个权限转换为对应的</w:t>
      </w:r>
      <w:proofErr w:type="spellStart"/>
      <w:r>
        <w:rPr>
          <w:rFonts w:ascii="宋体-简" w:eastAsia="宋体-简" w:hAnsi="宋体-简" w:cs="宋体-简" w:hint="eastAsia"/>
          <w:color w:val="333333"/>
          <w:kern w:val="0"/>
          <w:sz w:val="24"/>
          <w:szCs w:val="24"/>
          <w:shd w:val="clear" w:color="auto" w:fill="FFFFFF"/>
          <w:lang w:bidi="ar"/>
        </w:rPr>
        <w:t>onehot</w:t>
      </w:r>
      <w:proofErr w:type="spellEnd"/>
      <w:r>
        <w:rPr>
          <w:rFonts w:ascii="宋体-简" w:eastAsia="宋体-简" w:hAnsi="宋体-简" w:cs="宋体-简" w:hint="eastAsia"/>
          <w:color w:val="333333"/>
          <w:kern w:val="0"/>
          <w:sz w:val="24"/>
          <w:szCs w:val="24"/>
          <w:shd w:val="clear" w:color="auto" w:fill="FFFFFF"/>
          <w:lang w:bidi="ar"/>
        </w:rPr>
        <w:t>向量的表示形式，并将其作为特征输入到</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模型中，得到输出的向量对应的权限即为向用户推荐的权限。</w:t>
      </w:r>
    </w:p>
    <w:p w:rsidR="00F53310" w:rsidRDefault="00B10EFB">
      <w:pPr>
        <w:spacing w:line="360" w:lineRule="auto"/>
        <w:outlineLvl w:val="2"/>
        <w:rPr>
          <w:rFonts w:ascii="宋体-简" w:eastAsia="宋体-简" w:hAnsi="宋体-简" w:cs="宋体-简"/>
          <w:b/>
          <w:sz w:val="28"/>
          <w:szCs w:val="28"/>
        </w:rPr>
      </w:pPr>
      <w:bookmarkStart w:id="33" w:name="_Toc27209617"/>
      <w:r>
        <w:rPr>
          <w:rFonts w:ascii="宋体-简" w:eastAsia="宋体-简" w:hAnsi="宋体-简" w:cs="宋体-简"/>
          <w:b/>
          <w:sz w:val="28"/>
          <w:szCs w:val="28"/>
        </w:rPr>
        <w:t>5.2.2 针对社区用户的权限推荐系统</w:t>
      </w:r>
      <w:bookmarkEnd w:id="33"/>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 xml:space="preserve">在针对用户的权限推荐中，我们采用了相对比较传统的基于用户的协同过滤算法(user-based </w:t>
      </w:r>
      <w:proofErr w:type="spellStart"/>
      <w:r>
        <w:rPr>
          <w:rFonts w:ascii="宋体-简" w:eastAsia="宋体-简" w:hAnsi="宋体-简" w:cs="宋体-简"/>
          <w:color w:val="333333"/>
          <w:kern w:val="0"/>
          <w:sz w:val="24"/>
          <w:szCs w:val="24"/>
          <w:shd w:val="clear" w:color="auto" w:fill="FFFFFF"/>
          <w:lang w:bidi="ar"/>
        </w:rPr>
        <w:t>collaboratIve</w:t>
      </w:r>
      <w:proofErr w:type="spellEnd"/>
      <w:r>
        <w:rPr>
          <w:rFonts w:ascii="宋体-简" w:eastAsia="宋体-简" w:hAnsi="宋体-简" w:cs="宋体-简"/>
          <w:color w:val="333333"/>
          <w:kern w:val="0"/>
          <w:sz w:val="24"/>
          <w:szCs w:val="24"/>
          <w:shd w:val="clear" w:color="auto" w:fill="FFFFFF"/>
          <w:lang w:bidi="ar"/>
        </w:rPr>
        <w:t xml:space="preserve"> filtering)设计推荐系统。</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基于用户的协同过滤算法是通过用户的历史行为数据发现用户对商品或内容的喜欢(如商品购买，收藏，内容评论或分享)，并对这些喜好进行度量和打分。根据不同用户对相同商品或内容的态度和偏好程度计算用户之间的关系。在有相同喜好的用户间进行商品推荐。</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在我们的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权限推荐系统中，如果A，B两个用户都测试了x，y，z三个</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，则A和B属于同类用户，可以将A设置过的其他</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的权限推荐给B。大体展示如下图所示。</w:t>
      </w:r>
    </w:p>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noProof/>
          <w:color w:val="333333"/>
          <w:kern w:val="0"/>
          <w:sz w:val="24"/>
          <w:szCs w:val="24"/>
          <w:shd w:val="clear" w:color="auto" w:fill="FFFFFF"/>
        </w:rPr>
        <w:drawing>
          <wp:inline distT="0" distB="0" distL="114300" distR="114300">
            <wp:extent cx="3458210" cy="2334260"/>
            <wp:effectExtent l="0" t="0" r="21590" b="2540"/>
            <wp:docPr id="9" name="图片 3" descr="2019021217574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20190212175741558"/>
                    <pic:cNvPicPr>
                      <a:picLocks noChangeAspect="1"/>
                    </pic:cNvPicPr>
                  </pic:nvPicPr>
                  <pic:blipFill>
                    <a:blip r:embed="rId30"/>
                    <a:stretch>
                      <a:fillRect/>
                    </a:stretch>
                  </pic:blipFill>
                  <pic:spPr>
                    <a:xfrm>
                      <a:off x="0" y="0"/>
                      <a:ext cx="3458210" cy="2334260"/>
                    </a:xfrm>
                    <a:prstGeom prst="rect">
                      <a:avLst/>
                    </a:prstGeom>
                  </pic:spPr>
                </pic:pic>
              </a:graphicData>
            </a:graphic>
          </wp:inline>
        </w:drawing>
      </w:r>
    </w:p>
    <w:p w:rsidR="00F53310" w:rsidRDefault="00B10EFB">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权限推荐</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我们将用户解析权限或设置过权限的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评分均置为1，其他的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评分置为0，通过不同用户对于不同</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的喜好，寻找偏好相似的用户。我们通过</w:t>
      </w:r>
      <w:r>
        <w:rPr>
          <w:rFonts w:ascii="宋体-简" w:eastAsia="宋体-简" w:hAnsi="宋体-简" w:cs="宋体-简" w:hint="eastAsia"/>
          <w:color w:val="333333"/>
          <w:kern w:val="0"/>
          <w:sz w:val="24"/>
          <w:szCs w:val="24"/>
          <w:shd w:val="clear" w:color="auto" w:fill="FFFFFF"/>
          <w:lang w:bidi="ar"/>
        </w:rPr>
        <w:t>皮尔</w:t>
      </w:r>
      <w:proofErr w:type="gramStart"/>
      <w:r>
        <w:rPr>
          <w:rFonts w:ascii="宋体-简" w:eastAsia="宋体-简" w:hAnsi="宋体-简" w:cs="宋体-简" w:hint="eastAsia"/>
          <w:color w:val="333333"/>
          <w:kern w:val="0"/>
          <w:sz w:val="24"/>
          <w:szCs w:val="24"/>
          <w:shd w:val="clear" w:color="auto" w:fill="FFFFFF"/>
          <w:lang w:bidi="ar"/>
        </w:rPr>
        <w:t>逊相关</w:t>
      </w:r>
      <w:proofErr w:type="gramEnd"/>
      <w:r>
        <w:rPr>
          <w:rFonts w:ascii="宋体-简" w:eastAsia="宋体-简" w:hAnsi="宋体-简" w:cs="宋体-简" w:hint="eastAsia"/>
          <w:color w:val="333333"/>
          <w:kern w:val="0"/>
          <w:sz w:val="24"/>
          <w:szCs w:val="24"/>
          <w:shd w:val="clear" w:color="auto" w:fill="FFFFFF"/>
          <w:lang w:bidi="ar"/>
        </w:rPr>
        <w:t>度评价</w:t>
      </w:r>
      <w:r>
        <w:rPr>
          <w:rFonts w:ascii="宋体-简" w:eastAsia="宋体-简" w:hAnsi="宋体-简" w:cs="宋体-简"/>
          <w:color w:val="333333"/>
          <w:kern w:val="0"/>
          <w:sz w:val="24"/>
          <w:szCs w:val="24"/>
          <w:shd w:val="clear" w:color="auto" w:fill="FFFFFF"/>
          <w:lang w:bidi="ar"/>
        </w:rPr>
        <w:t>来计算并衡量用户之间的关系，其结果是一个介于-1和1之间的值，</w:t>
      </w:r>
      <w:r>
        <w:rPr>
          <w:rFonts w:ascii="宋体-简" w:eastAsia="宋体-简" w:hAnsi="宋体-简" w:cs="宋体-简" w:hint="eastAsia"/>
          <w:color w:val="333333"/>
          <w:kern w:val="0"/>
          <w:sz w:val="24"/>
          <w:szCs w:val="24"/>
          <w:shd w:val="clear" w:color="auto" w:fill="FFFFFF"/>
          <w:lang w:bidi="ar"/>
        </w:rPr>
        <w:t>该系数用来说明两个用户间联系的强弱程度。</w:t>
      </w:r>
      <w:r>
        <w:rPr>
          <w:rFonts w:ascii="宋体-简" w:eastAsia="宋体-简" w:hAnsi="宋体-简" w:cs="宋体-简"/>
          <w:color w:val="333333"/>
          <w:kern w:val="0"/>
          <w:sz w:val="24"/>
          <w:szCs w:val="24"/>
          <w:shd w:val="clear" w:color="auto" w:fill="FFFFFF"/>
          <w:lang w:bidi="ar"/>
        </w:rPr>
        <w:t>其分类为：</w:t>
      </w:r>
    </w:p>
    <w:p w:rsidR="00F53310" w:rsidRDefault="00F53310">
      <w:pPr>
        <w:widowControl/>
        <w:jc w:val="left"/>
        <w:rPr>
          <w:rFonts w:ascii="宋体-简" w:eastAsia="宋体-简" w:hAnsi="宋体-简" w:cs="宋体-简"/>
          <w:color w:val="333333"/>
          <w:kern w:val="0"/>
          <w:sz w:val="24"/>
          <w:szCs w:val="24"/>
          <w:shd w:val="clear" w:color="auto" w:fill="FFFFFF"/>
          <w:lang w:bidi="ar"/>
        </w:rPr>
      </w:pPr>
    </w:p>
    <w:p w:rsidR="00F53310" w:rsidRDefault="00B10EFB">
      <w:pPr>
        <w:pStyle w:val="a3"/>
        <w:keepNext/>
        <w:jc w:val="center"/>
        <w:rPr>
          <w:rFonts w:eastAsia="宋体"/>
        </w:rPr>
      </w:pPr>
      <w:r>
        <w:lastRenderedPageBreak/>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相关性评分</w:t>
      </w:r>
    </w:p>
    <w:tbl>
      <w:tblPr>
        <w:tblStyle w:val="a9"/>
        <w:tblW w:w="6912" w:type="dxa"/>
        <w:tblInd w:w="757" w:type="dxa"/>
        <w:tblLayout w:type="fixed"/>
        <w:tblLook w:val="04A0" w:firstRow="1" w:lastRow="0" w:firstColumn="1" w:lastColumn="0" w:noHBand="0" w:noVBand="1"/>
      </w:tblPr>
      <w:tblGrid>
        <w:gridCol w:w="3456"/>
        <w:gridCol w:w="3456"/>
      </w:tblGrid>
      <w:tr w:rsidR="00F53310">
        <w:trPr>
          <w:trHeight w:val="468"/>
        </w:trPr>
        <w:tc>
          <w:tcPr>
            <w:tcW w:w="3456" w:type="dxa"/>
            <w:vAlign w:val="center"/>
          </w:tcPr>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皮尔逊相关系数</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数值</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0.8-1.0</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极强相关</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0.6-0.8</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强相关</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0.4-0.6</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中等程度相关</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0.2-0.4</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弱相关</w:t>
            </w:r>
          </w:p>
        </w:tc>
      </w:tr>
      <w:tr w:rsidR="00F53310">
        <w:trPr>
          <w:trHeight w:val="468"/>
        </w:trPr>
        <w:tc>
          <w:tcPr>
            <w:tcW w:w="3456" w:type="dxa"/>
            <w:vAlign w:val="center"/>
          </w:tcPr>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0.0-0.2</w:t>
            </w:r>
          </w:p>
        </w:tc>
        <w:tc>
          <w:tcPr>
            <w:tcW w:w="3456" w:type="dxa"/>
            <w:vAlign w:val="center"/>
          </w:tcPr>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极弱相关或无相关</w:t>
            </w:r>
          </w:p>
        </w:tc>
      </w:tr>
    </w:tbl>
    <w:p w:rsidR="00F53310" w:rsidRDefault="00F53310">
      <w:pPr>
        <w:widowControl/>
        <w:jc w:val="left"/>
        <w:rPr>
          <w:rFonts w:ascii="宋体-简" w:eastAsia="宋体-简" w:hAnsi="宋体-简" w:cs="宋体-简"/>
          <w:color w:val="333333"/>
          <w:kern w:val="0"/>
          <w:sz w:val="24"/>
          <w:szCs w:val="24"/>
          <w:shd w:val="clear" w:color="auto" w:fill="FFFFFF"/>
          <w:lang w:bidi="ar"/>
        </w:rPr>
      </w:pP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该推荐无需过虑目标用户已有</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，我们针对与目标用户相似的用户所解析过权限的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进行评分与相似度的加权排序，最终为目标用户推荐最终评分较高的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及其所开启的权限。</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4" w:name="_Toc27209618"/>
      <w:r>
        <w:rPr>
          <w:rFonts w:ascii="宋体-简" w:eastAsia="宋体-简" w:hAnsi="宋体-简" w:cs="宋体-简"/>
          <w:b/>
          <w:sz w:val="28"/>
          <w:szCs w:val="28"/>
        </w:rPr>
        <w:t>5.4 数据库详细设计</w:t>
      </w:r>
      <w:bookmarkEnd w:id="34"/>
    </w:p>
    <w:p w:rsidR="009F4B72" w:rsidRDefault="009F4B72"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9F4B72">
        <w:rPr>
          <w:rFonts w:ascii="宋体-简" w:eastAsia="宋体-简" w:hAnsi="宋体-简" w:cs="宋体-简" w:hint="eastAsia"/>
          <w:color w:val="333333"/>
          <w:kern w:val="0"/>
          <w:sz w:val="24"/>
          <w:szCs w:val="24"/>
          <w:shd w:val="clear" w:color="auto" w:fill="FFFFFF"/>
          <w:lang w:bidi="ar"/>
        </w:rPr>
        <w:t>关系</w:t>
      </w:r>
      <w:proofErr w:type="gramStart"/>
      <w:r w:rsidRPr="009F4B72">
        <w:rPr>
          <w:rFonts w:ascii="宋体-简" w:eastAsia="宋体-简" w:hAnsi="宋体-简" w:cs="宋体-简" w:hint="eastAsia"/>
          <w:color w:val="333333"/>
          <w:kern w:val="0"/>
          <w:sz w:val="24"/>
          <w:szCs w:val="24"/>
          <w:shd w:val="clear" w:color="auto" w:fill="FFFFFF"/>
          <w:lang w:bidi="ar"/>
        </w:rPr>
        <w:t>一</w:t>
      </w:r>
      <w:proofErr w:type="gramEnd"/>
      <w:r w:rsidRPr="009F4B72">
        <w:rPr>
          <w:rFonts w:ascii="宋体-简" w:eastAsia="宋体-简" w:hAnsi="宋体-简" w:cs="宋体-简" w:hint="eastAsia"/>
          <w:color w:val="333333"/>
          <w:kern w:val="0"/>
          <w:sz w:val="24"/>
          <w:szCs w:val="24"/>
          <w:shd w:val="clear" w:color="auto" w:fill="FFFFFF"/>
          <w:lang w:bidi="ar"/>
        </w:rPr>
        <w:t>：</w:t>
      </w:r>
      <w:r w:rsidRPr="009F4B72">
        <w:rPr>
          <w:rFonts w:ascii="宋体-简" w:eastAsia="宋体-简" w:hAnsi="宋体-简" w:cs="宋体-简"/>
          <w:color w:val="333333"/>
          <w:kern w:val="0"/>
          <w:sz w:val="24"/>
          <w:szCs w:val="24"/>
          <w:shd w:val="clear" w:color="auto" w:fill="FFFFFF"/>
          <w:lang w:bidi="ar"/>
        </w:rPr>
        <w:t>(</w:t>
      </w:r>
      <w:proofErr w:type="spellStart"/>
      <w:proofErr w:type="gramStart"/>
      <w:r w:rsidRPr="009F4B72">
        <w:rPr>
          <w:rFonts w:ascii="宋体-简" w:eastAsia="宋体-简" w:hAnsi="宋体-简" w:cs="宋体-简"/>
          <w:color w:val="333333"/>
          <w:kern w:val="0"/>
          <w:sz w:val="24"/>
          <w:szCs w:val="24"/>
          <w:shd w:val="clear" w:color="auto" w:fill="FFFFFF"/>
          <w:lang w:bidi="ar"/>
        </w:rPr>
        <w:t>apk</w:t>
      </w:r>
      <w:proofErr w:type="spellEnd"/>
      <w:proofErr w:type="gramEnd"/>
      <w:r w:rsidRPr="009F4B72">
        <w:rPr>
          <w:rFonts w:ascii="宋体-简" w:eastAsia="宋体-简" w:hAnsi="宋体-简" w:cs="宋体-简"/>
          <w:color w:val="333333"/>
          <w:kern w:val="0"/>
          <w:sz w:val="24"/>
          <w:szCs w:val="24"/>
          <w:shd w:val="clear" w:color="auto" w:fill="FFFFFF"/>
          <w:lang w:bidi="ar"/>
        </w:rPr>
        <w:t xml:space="preserve">) </w:t>
      </w:r>
      <w:proofErr w:type="gramStart"/>
      <w:r w:rsidRPr="009F4B72">
        <w:rPr>
          <w:rFonts w:ascii="宋体-简" w:eastAsia="宋体-简" w:hAnsi="宋体-简" w:cs="宋体-简"/>
          <w:color w:val="333333"/>
          <w:kern w:val="0"/>
          <w:sz w:val="24"/>
          <w:szCs w:val="24"/>
          <w:shd w:val="clear" w:color="auto" w:fill="FFFFFF"/>
          <w:lang w:bidi="ar"/>
        </w:rPr>
        <w:t>–[</w:t>
      </w:r>
      <w:proofErr w:type="gramEnd"/>
      <w:r w:rsidRPr="009F4B72">
        <w:rPr>
          <w:rFonts w:ascii="宋体-简" w:eastAsia="宋体-简" w:hAnsi="宋体-简" w:cs="宋体-简"/>
          <w:color w:val="333333"/>
          <w:kern w:val="0"/>
          <w:sz w:val="24"/>
          <w:szCs w:val="24"/>
          <w:shd w:val="clear" w:color="auto" w:fill="FFFFFF"/>
          <w:lang w:bidi="ar"/>
        </w:rPr>
        <w:t>:require]-&gt; (permission)</w:t>
      </w:r>
    </w:p>
    <w:p w:rsidR="000B4880" w:rsidRDefault="000B4880" w:rsidP="000B4880">
      <w:pPr>
        <w:widowControl/>
        <w:spacing w:line="360" w:lineRule="auto"/>
        <w:jc w:val="center"/>
        <w:rPr>
          <w:rFonts w:ascii="宋体-简" w:eastAsia="宋体-简" w:hAnsi="宋体-简" w:cs="宋体-简"/>
          <w:color w:val="333333"/>
          <w:kern w:val="0"/>
          <w:sz w:val="24"/>
          <w:szCs w:val="24"/>
          <w:shd w:val="clear" w:color="auto" w:fill="FFFFFF"/>
          <w:lang w:bidi="ar"/>
        </w:rPr>
      </w:pPr>
      <w:r w:rsidRPr="004912CB">
        <w:rPr>
          <w:rFonts w:ascii="宋体-简" w:eastAsia="宋体-简" w:hAnsi="宋体-简" w:cs="宋体-简"/>
          <w:noProof/>
          <w:color w:val="333333"/>
          <w:kern w:val="0"/>
          <w:sz w:val="24"/>
          <w:szCs w:val="24"/>
          <w:shd w:val="clear" w:color="auto" w:fill="FFFFFF"/>
        </w:rPr>
        <w:drawing>
          <wp:inline distT="0" distB="0" distL="0" distR="0" wp14:anchorId="6C195E74" wp14:editId="24497BAF">
            <wp:extent cx="4015673" cy="4062187"/>
            <wp:effectExtent l="0" t="0" r="444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4015673" cy="4062187"/>
                    </a:xfrm>
                    <a:prstGeom prst="rect">
                      <a:avLst/>
                    </a:prstGeom>
                  </pic:spPr>
                </pic:pic>
              </a:graphicData>
            </a:graphic>
          </wp:inline>
        </w:drawing>
      </w:r>
    </w:p>
    <w:p w:rsidR="000B4880" w:rsidRDefault="000B4880" w:rsidP="000B4880">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Pr>
          <w:rFonts w:hint="eastAsia"/>
        </w:rPr>
        <w:t xml:space="preserve">11 </w:t>
      </w:r>
      <w:r w:rsidRPr="000B4880">
        <w:t>edge</w:t>
      </w:r>
      <w:r w:rsidRPr="000B4880">
        <w:t>浏览器所需要的全部权限</w:t>
      </w:r>
    </w:p>
    <w:p w:rsidR="00734D76" w:rsidRPr="009F4B72" w:rsidRDefault="00734D76" w:rsidP="000B4880">
      <w:pPr>
        <w:widowControl/>
        <w:spacing w:line="360" w:lineRule="auto"/>
        <w:jc w:val="left"/>
        <w:rPr>
          <w:rFonts w:ascii="宋体-简" w:eastAsia="宋体-简" w:hAnsi="宋体-简" w:cs="宋体-简"/>
          <w:color w:val="333333"/>
          <w:kern w:val="0"/>
          <w:sz w:val="24"/>
          <w:szCs w:val="24"/>
          <w:shd w:val="clear" w:color="auto" w:fill="FFFFFF"/>
          <w:lang w:bidi="ar"/>
        </w:rPr>
      </w:pPr>
    </w:p>
    <w:p w:rsidR="009F4B72" w:rsidRDefault="009F4B72"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9F4B72">
        <w:rPr>
          <w:rFonts w:ascii="宋体-简" w:eastAsia="宋体-简" w:hAnsi="宋体-简" w:cs="宋体-简" w:hint="eastAsia"/>
          <w:color w:val="333333"/>
          <w:kern w:val="0"/>
          <w:sz w:val="24"/>
          <w:szCs w:val="24"/>
          <w:shd w:val="clear" w:color="auto" w:fill="FFFFFF"/>
          <w:lang w:bidi="ar"/>
        </w:rPr>
        <w:lastRenderedPageBreak/>
        <w:t>关系二：</w:t>
      </w:r>
      <w:r w:rsidRPr="009F4B72">
        <w:rPr>
          <w:rFonts w:ascii="宋体-简" w:eastAsia="宋体-简" w:hAnsi="宋体-简" w:cs="宋体-简"/>
          <w:color w:val="333333"/>
          <w:kern w:val="0"/>
          <w:sz w:val="24"/>
          <w:szCs w:val="24"/>
          <w:shd w:val="clear" w:color="auto" w:fill="FFFFFF"/>
          <w:lang w:bidi="ar"/>
        </w:rPr>
        <w:t>(</w:t>
      </w:r>
      <w:proofErr w:type="gramStart"/>
      <w:r w:rsidRPr="009F4B72">
        <w:rPr>
          <w:rFonts w:ascii="宋体-简" w:eastAsia="宋体-简" w:hAnsi="宋体-简" w:cs="宋体-简"/>
          <w:color w:val="333333"/>
          <w:kern w:val="0"/>
          <w:sz w:val="24"/>
          <w:szCs w:val="24"/>
          <w:shd w:val="clear" w:color="auto" w:fill="FFFFFF"/>
          <w:lang w:bidi="ar"/>
        </w:rPr>
        <w:t>user</w:t>
      </w:r>
      <w:proofErr w:type="gramEnd"/>
      <w:r w:rsidRPr="009F4B72">
        <w:rPr>
          <w:rFonts w:ascii="宋体-简" w:eastAsia="宋体-简" w:hAnsi="宋体-简" w:cs="宋体-简"/>
          <w:color w:val="333333"/>
          <w:kern w:val="0"/>
          <w:sz w:val="24"/>
          <w:szCs w:val="24"/>
          <w:shd w:val="clear" w:color="auto" w:fill="FFFFFF"/>
          <w:lang w:bidi="ar"/>
        </w:rPr>
        <w:t xml:space="preserve">) </w:t>
      </w:r>
      <w:proofErr w:type="gramStart"/>
      <w:r w:rsidRPr="009F4B72">
        <w:rPr>
          <w:rFonts w:ascii="宋体-简" w:eastAsia="宋体-简" w:hAnsi="宋体-简" w:cs="宋体-简"/>
          <w:color w:val="333333"/>
          <w:kern w:val="0"/>
          <w:sz w:val="24"/>
          <w:szCs w:val="24"/>
          <w:shd w:val="clear" w:color="auto" w:fill="FFFFFF"/>
          <w:lang w:bidi="ar"/>
        </w:rPr>
        <w:t>–[</w:t>
      </w:r>
      <w:proofErr w:type="gramEnd"/>
      <w:r w:rsidRPr="009F4B72">
        <w:rPr>
          <w:rFonts w:ascii="宋体-简" w:eastAsia="宋体-简" w:hAnsi="宋体-简" w:cs="宋体-简"/>
          <w:color w:val="333333"/>
          <w:kern w:val="0"/>
          <w:sz w:val="24"/>
          <w:szCs w:val="24"/>
          <w:shd w:val="clear" w:color="auto" w:fill="FFFFFF"/>
          <w:lang w:bidi="ar"/>
        </w:rPr>
        <w:t>:use]-&gt; (</w:t>
      </w:r>
      <w:proofErr w:type="spellStart"/>
      <w:r w:rsidRPr="009F4B72">
        <w:rPr>
          <w:rFonts w:ascii="宋体-简" w:eastAsia="宋体-简" w:hAnsi="宋体-简" w:cs="宋体-简"/>
          <w:color w:val="333333"/>
          <w:kern w:val="0"/>
          <w:sz w:val="24"/>
          <w:szCs w:val="24"/>
          <w:shd w:val="clear" w:color="auto" w:fill="FFFFFF"/>
          <w:lang w:bidi="ar"/>
        </w:rPr>
        <w:t>apk</w:t>
      </w:r>
      <w:proofErr w:type="spellEnd"/>
      <w:r w:rsidRPr="009F4B72">
        <w:rPr>
          <w:rFonts w:ascii="宋体-简" w:eastAsia="宋体-简" w:hAnsi="宋体-简" w:cs="宋体-简"/>
          <w:color w:val="333333"/>
          <w:kern w:val="0"/>
          <w:sz w:val="24"/>
          <w:szCs w:val="24"/>
          <w:shd w:val="clear" w:color="auto" w:fill="FFFFFF"/>
          <w:lang w:bidi="ar"/>
        </w:rPr>
        <w:t>) –[:allow]-&gt; (permission)</w:t>
      </w:r>
    </w:p>
    <w:p w:rsidR="00F125C4" w:rsidRDefault="00F125C4" w:rsidP="00F125C4">
      <w:pPr>
        <w:widowControl/>
        <w:spacing w:line="360" w:lineRule="auto"/>
        <w:jc w:val="center"/>
        <w:rPr>
          <w:rFonts w:ascii="宋体-简" w:eastAsia="宋体-简" w:hAnsi="宋体-简" w:cs="宋体-简"/>
          <w:color w:val="333333"/>
          <w:kern w:val="0"/>
          <w:sz w:val="24"/>
          <w:szCs w:val="24"/>
          <w:shd w:val="clear" w:color="auto" w:fill="FFFFFF"/>
          <w:lang w:bidi="ar"/>
        </w:rPr>
      </w:pPr>
      <w:r w:rsidRPr="004912CB">
        <w:rPr>
          <w:rFonts w:ascii="宋体-简" w:eastAsia="宋体-简" w:hAnsi="宋体-简" w:cs="宋体-简"/>
          <w:noProof/>
          <w:color w:val="333333"/>
          <w:kern w:val="0"/>
          <w:sz w:val="24"/>
          <w:szCs w:val="24"/>
          <w:shd w:val="clear" w:color="auto" w:fill="FFFFFF"/>
        </w:rPr>
        <w:drawing>
          <wp:inline distT="0" distB="0" distL="0" distR="0" wp14:anchorId="0EB4CBE5" wp14:editId="48FED9D8">
            <wp:extent cx="2371429" cy="2400000"/>
            <wp:effectExtent l="0" t="0" r="0"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2371429" cy="2400000"/>
                    </a:xfrm>
                    <a:prstGeom prst="rect">
                      <a:avLst/>
                    </a:prstGeom>
                  </pic:spPr>
                </pic:pic>
              </a:graphicData>
            </a:graphic>
          </wp:inline>
        </w:drawing>
      </w:r>
    </w:p>
    <w:p w:rsidR="004912CB" w:rsidRPr="00F125C4" w:rsidRDefault="00F125C4" w:rsidP="00F125C4">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Pr>
          <w:rFonts w:hint="eastAsia"/>
        </w:rPr>
        <w:t>1</w:t>
      </w:r>
      <w:r w:rsidR="00A60AD0">
        <w:rPr>
          <w:rFonts w:hint="eastAsia"/>
        </w:rPr>
        <w:t>2</w:t>
      </w:r>
      <w:r w:rsidR="00A60AD0">
        <w:t xml:space="preserve"> </w:t>
      </w:r>
      <w:r w:rsidR="00A60AD0">
        <w:rPr>
          <w:rFonts w:hint="eastAsia"/>
        </w:rPr>
        <w:t>用户</w:t>
      </w:r>
      <w:proofErr w:type="gramStart"/>
      <w:r w:rsidR="00A60AD0">
        <w:rPr>
          <w:rFonts w:hint="eastAsia"/>
        </w:rPr>
        <w:t>使用搜狗浏览器</w:t>
      </w:r>
      <w:proofErr w:type="gramEnd"/>
      <w:r w:rsidR="00A60AD0">
        <w:rPr>
          <w:rFonts w:hint="eastAsia"/>
        </w:rPr>
        <w:t>并且将其中某个需要的权限设置为允许</w:t>
      </w:r>
    </w:p>
    <w:p w:rsidR="004C1454" w:rsidRDefault="009F4B72"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9F4B72">
        <w:rPr>
          <w:rFonts w:ascii="宋体-简" w:eastAsia="宋体-简" w:hAnsi="宋体-简" w:cs="宋体-简" w:hint="eastAsia"/>
          <w:color w:val="333333"/>
          <w:kern w:val="0"/>
          <w:sz w:val="24"/>
          <w:szCs w:val="24"/>
          <w:shd w:val="clear" w:color="auto" w:fill="FFFFFF"/>
          <w:lang w:bidi="ar"/>
        </w:rPr>
        <w:t>关系三：</w:t>
      </w:r>
      <w:r w:rsidRPr="009F4B72">
        <w:rPr>
          <w:rFonts w:ascii="宋体-简" w:eastAsia="宋体-简" w:hAnsi="宋体-简" w:cs="宋体-简"/>
          <w:color w:val="333333"/>
          <w:kern w:val="0"/>
          <w:sz w:val="24"/>
          <w:szCs w:val="24"/>
          <w:shd w:val="clear" w:color="auto" w:fill="FFFFFF"/>
          <w:lang w:bidi="ar"/>
        </w:rPr>
        <w:t xml:space="preserve">(user1) </w:t>
      </w:r>
      <w:proofErr w:type="gramStart"/>
      <w:r w:rsidRPr="009F4B72">
        <w:rPr>
          <w:rFonts w:ascii="宋体-简" w:eastAsia="宋体-简" w:hAnsi="宋体-简" w:cs="宋体-简"/>
          <w:color w:val="333333"/>
          <w:kern w:val="0"/>
          <w:sz w:val="24"/>
          <w:szCs w:val="24"/>
          <w:shd w:val="clear" w:color="auto" w:fill="FFFFFF"/>
          <w:lang w:bidi="ar"/>
        </w:rPr>
        <w:t>–[</w:t>
      </w:r>
      <w:proofErr w:type="gramEnd"/>
      <w:r w:rsidRPr="009F4B72">
        <w:rPr>
          <w:rFonts w:ascii="宋体-简" w:eastAsia="宋体-简" w:hAnsi="宋体-简" w:cs="宋体-简"/>
          <w:color w:val="333333"/>
          <w:kern w:val="0"/>
          <w:sz w:val="24"/>
          <w:szCs w:val="24"/>
          <w:shd w:val="clear" w:color="auto" w:fill="FFFFFF"/>
          <w:lang w:bidi="ar"/>
        </w:rPr>
        <w:t>:friend]- (user2)</w:t>
      </w:r>
    </w:p>
    <w:p w:rsidR="008329D3" w:rsidRDefault="008329D3" w:rsidP="008329D3">
      <w:pPr>
        <w:widowControl/>
        <w:spacing w:line="360" w:lineRule="auto"/>
        <w:jc w:val="center"/>
        <w:rPr>
          <w:rFonts w:ascii="宋体-简" w:eastAsia="宋体-简" w:hAnsi="宋体-简" w:cs="宋体-简"/>
          <w:color w:val="333333"/>
          <w:kern w:val="0"/>
          <w:sz w:val="24"/>
          <w:szCs w:val="24"/>
          <w:shd w:val="clear" w:color="auto" w:fill="FFFFFF"/>
          <w:lang w:bidi="ar"/>
        </w:rPr>
      </w:pPr>
      <w:r w:rsidRPr="004912CB">
        <w:rPr>
          <w:rFonts w:ascii="宋体-简" w:eastAsia="宋体-简" w:hAnsi="宋体-简" w:cs="宋体-简"/>
          <w:noProof/>
          <w:color w:val="333333"/>
          <w:kern w:val="0"/>
          <w:sz w:val="24"/>
          <w:szCs w:val="24"/>
          <w:shd w:val="clear" w:color="auto" w:fill="FFFFFF"/>
        </w:rPr>
        <w:drawing>
          <wp:inline distT="0" distB="0" distL="0" distR="0" wp14:anchorId="526416BF" wp14:editId="64C97C9E">
            <wp:extent cx="2533333" cy="1371429"/>
            <wp:effectExtent l="0" t="0" r="635"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2533333" cy="1371429"/>
                    </a:xfrm>
                    <a:prstGeom prst="rect">
                      <a:avLst/>
                    </a:prstGeom>
                  </pic:spPr>
                </pic:pic>
              </a:graphicData>
            </a:graphic>
          </wp:inline>
        </w:drawing>
      </w:r>
    </w:p>
    <w:p w:rsidR="008329D3" w:rsidRPr="00F125C4" w:rsidRDefault="008329D3" w:rsidP="008329D3">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Pr>
          <w:rFonts w:hint="eastAsia"/>
        </w:rPr>
        <w:t>1</w:t>
      </w:r>
      <w:r w:rsidR="00864942">
        <w:rPr>
          <w:rFonts w:hint="eastAsia"/>
        </w:rPr>
        <w:t>3</w:t>
      </w:r>
      <w:r>
        <w:t xml:space="preserve"> </w:t>
      </w:r>
      <w:r w:rsidR="00864942">
        <w:rPr>
          <w:rFonts w:hint="eastAsia"/>
        </w:rPr>
        <w:t>用户之间的好友关系</w:t>
      </w:r>
    </w:p>
    <w:p w:rsidR="008329D3" w:rsidRPr="008329D3" w:rsidRDefault="008329D3"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p>
    <w:p w:rsidR="004912CB" w:rsidRPr="008329D3" w:rsidRDefault="004912CB" w:rsidP="004912CB">
      <w:pPr>
        <w:widowControl/>
        <w:spacing w:line="360" w:lineRule="auto"/>
        <w:ind w:firstLineChars="200" w:firstLine="480"/>
        <w:jc w:val="center"/>
        <w:rPr>
          <w:rFonts w:ascii="宋体-简" w:eastAsia="宋体-简" w:hAnsi="宋体-简" w:cs="宋体-简"/>
          <w:color w:val="333333"/>
          <w:kern w:val="0"/>
          <w:sz w:val="24"/>
          <w:szCs w:val="24"/>
          <w:shd w:val="clear" w:color="auto" w:fill="FFFFFF"/>
          <w:lang w:bidi="ar"/>
        </w:rPr>
      </w:pP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35" w:name="_Toc27209619"/>
      <w:r>
        <w:rPr>
          <w:rFonts w:ascii="宋体-简" w:eastAsia="宋体-简" w:hAnsi="宋体-简" w:cs="宋体-简"/>
          <w:b/>
          <w:sz w:val="32"/>
        </w:rPr>
        <w:lastRenderedPageBreak/>
        <w:t>数据分析</w:t>
      </w:r>
      <w:bookmarkEnd w:id="35"/>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6" w:name="_Toc27209620"/>
      <w:r>
        <w:rPr>
          <w:rFonts w:ascii="宋体-简" w:eastAsia="宋体-简" w:hAnsi="宋体-简" w:cs="宋体-简"/>
          <w:b/>
          <w:sz w:val="28"/>
          <w:szCs w:val="28"/>
        </w:rPr>
        <w:t xml:space="preserve">6.1 </w:t>
      </w:r>
      <w:r>
        <w:rPr>
          <w:rFonts w:ascii="宋体-简" w:eastAsia="宋体-简" w:hAnsi="宋体-简" w:cs="宋体-简" w:hint="eastAsia"/>
          <w:b/>
          <w:sz w:val="28"/>
          <w:szCs w:val="28"/>
        </w:rPr>
        <w:t>数据集</w:t>
      </w:r>
      <w:bookmarkEnd w:id="36"/>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我们将APP大致分为以下5类，Browser类（浏览器软件）、Camera类（照相软件）、Pay类（支付软件）、Social类（社交软件）以及Video类（视频软件），其中每个类型应用程序均收集了10个APK，共50个进行权限分析。各APP信息以及其所需要的权限数量如</w:t>
      </w:r>
      <w:r>
        <w:rPr>
          <w:rFonts w:ascii="宋体-简" w:eastAsia="宋体-简" w:hAnsi="宋体-简" w:cs="宋体-简" w:hint="eastAsia"/>
          <w:bCs/>
          <w:color w:val="FF0000"/>
          <w:sz w:val="24"/>
          <w:szCs w:val="24"/>
        </w:rPr>
        <w:t>图11</w:t>
      </w:r>
      <w:r>
        <w:rPr>
          <w:rFonts w:ascii="宋体-简" w:eastAsia="宋体-简" w:hAnsi="宋体-简" w:cs="宋体-简" w:hint="eastAsia"/>
          <w:bCs/>
          <w:sz w:val="24"/>
          <w:szCs w:val="24"/>
        </w:rPr>
        <w:t>所示。</w:t>
      </w:r>
    </w:p>
    <w:p w:rsidR="00F53310" w:rsidRDefault="00B10EFB">
      <w:pPr>
        <w:widowControl/>
        <w:spacing w:line="360" w:lineRule="auto"/>
        <w:jc w:val="center"/>
      </w:pPr>
      <w:r>
        <w:rPr>
          <w:noProof/>
        </w:rPr>
        <w:drawing>
          <wp:inline distT="0" distB="0" distL="114300" distR="114300">
            <wp:extent cx="5200015" cy="3374390"/>
            <wp:effectExtent l="0" t="0" r="6985"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4"/>
                    <a:stretch>
                      <a:fillRect/>
                    </a:stretch>
                  </pic:blipFill>
                  <pic:spPr>
                    <a:xfrm>
                      <a:off x="0" y="0"/>
                      <a:ext cx="5200015" cy="3374390"/>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APP</w:t>
      </w:r>
      <w:r>
        <w:rPr>
          <w:rFonts w:hint="eastAsia"/>
        </w:rPr>
        <w:t>信息及其所需权限数量</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7" w:name="_Toc27209621"/>
      <w:r>
        <w:rPr>
          <w:rFonts w:ascii="宋体-简" w:eastAsia="宋体-简" w:hAnsi="宋体-简" w:cs="宋体-简"/>
          <w:b/>
          <w:sz w:val="28"/>
          <w:szCs w:val="28"/>
        </w:rPr>
        <w:t xml:space="preserve">6.2 </w:t>
      </w:r>
      <w:r>
        <w:rPr>
          <w:rFonts w:ascii="宋体-简" w:eastAsia="宋体-简" w:hAnsi="宋体-简" w:cs="宋体-简" w:hint="eastAsia"/>
          <w:b/>
          <w:sz w:val="28"/>
          <w:szCs w:val="28"/>
        </w:rPr>
        <w:t>权限数量及需求分析</w:t>
      </w:r>
      <w:bookmarkEnd w:id="37"/>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将</w:t>
      </w:r>
      <w:r>
        <w:rPr>
          <w:rFonts w:ascii="宋体-简" w:eastAsia="宋体-简" w:hAnsi="宋体-简" w:cs="宋体-简" w:hint="eastAsia"/>
          <w:bCs/>
          <w:color w:val="FF0000"/>
          <w:sz w:val="24"/>
          <w:szCs w:val="24"/>
        </w:rPr>
        <w:t>图11</w:t>
      </w:r>
      <w:r>
        <w:rPr>
          <w:rFonts w:ascii="宋体-简" w:eastAsia="宋体-简" w:hAnsi="宋体-简" w:cs="宋体-简" w:hint="eastAsia"/>
          <w:bCs/>
          <w:sz w:val="24"/>
          <w:szCs w:val="24"/>
        </w:rPr>
        <w:t>中的数据进行权限挖掘和分析，得到各APP所需要的权限信息以及权限数量。首先对APP所需权限数量进行分析，得到如下权限数量分布图。由图可知，应用程序所需权限数量在25项-35项之间的所占比例最多，高达70%，而在此之中需要25项权限信息的应用程序又达到了30%；APP所需权限数量在15项以下或35项以上的比例较少，分别为12%和6%。</w:t>
      </w:r>
    </w:p>
    <w:p w:rsidR="00F53310" w:rsidRDefault="00B10EFB">
      <w:pPr>
        <w:widowControl/>
        <w:spacing w:line="360" w:lineRule="auto"/>
        <w:jc w:val="center"/>
      </w:pPr>
      <w:r>
        <w:rPr>
          <w:noProof/>
        </w:rPr>
        <w:lastRenderedPageBreak/>
        <w:drawing>
          <wp:inline distT="0" distB="0" distL="114300" distR="114300">
            <wp:extent cx="5132705" cy="361696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32705" cy="3616960"/>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权限数量分布</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与此同时，对APP所需权限信息进行分析，根据各权限在50APK中的需求次数进行排序，得到如</w:t>
      </w:r>
      <w:r>
        <w:rPr>
          <w:rFonts w:ascii="宋体-简" w:eastAsia="宋体-简" w:hAnsi="宋体-简" w:cs="宋体-简" w:hint="eastAsia"/>
          <w:bCs/>
          <w:color w:val="FF0000"/>
          <w:sz w:val="24"/>
          <w:szCs w:val="24"/>
        </w:rPr>
        <w:t>图13</w:t>
      </w:r>
      <w:r>
        <w:rPr>
          <w:rFonts w:ascii="宋体-简" w:eastAsia="宋体-简" w:hAnsi="宋体-简" w:cs="宋体-简" w:hint="eastAsia"/>
          <w:bCs/>
          <w:sz w:val="24"/>
          <w:szCs w:val="24"/>
        </w:rPr>
        <w:t>所示。由图可知，以下5项权限所需次数最多，在统计的50个数据中，每个APK均需要，分别为：SET_ALWAYS_FINISH（允许程序设置程序在后台是否总是退出）、READ_SMS（允许程序读取短信内容）、BIND_TELECOM_CONNECTION_SERVICE（必须由</w:t>
      </w:r>
      <w:proofErr w:type="spellStart"/>
      <w:r>
        <w:rPr>
          <w:rFonts w:ascii="宋体-简" w:eastAsia="宋体-简" w:hAnsi="宋体-简" w:cs="宋体-简" w:hint="eastAsia"/>
          <w:bCs/>
          <w:sz w:val="24"/>
          <w:szCs w:val="24"/>
        </w:rPr>
        <w:t>ConnectionService</w:t>
      </w:r>
      <w:proofErr w:type="spellEnd"/>
      <w:r>
        <w:rPr>
          <w:rFonts w:ascii="宋体-简" w:eastAsia="宋体-简" w:hAnsi="宋体-简" w:cs="宋体-简" w:hint="eastAsia"/>
          <w:bCs/>
          <w:sz w:val="24"/>
          <w:szCs w:val="24"/>
        </w:rPr>
        <w:t>要求，确保只有系统可以绑定到它）、CHANGE_WIFI_MULTICAST_STATE（允许程序改变</w:t>
      </w:r>
      <w:proofErr w:type="spellStart"/>
      <w:r>
        <w:rPr>
          <w:rFonts w:ascii="宋体-简" w:eastAsia="宋体-简" w:hAnsi="宋体-简" w:cs="宋体-简" w:hint="eastAsia"/>
          <w:bCs/>
          <w:sz w:val="24"/>
          <w:szCs w:val="24"/>
        </w:rPr>
        <w:t>WiFi</w:t>
      </w:r>
      <w:proofErr w:type="spellEnd"/>
      <w:r>
        <w:rPr>
          <w:rFonts w:ascii="宋体-简" w:eastAsia="宋体-简" w:hAnsi="宋体-简" w:cs="宋体-简" w:hint="eastAsia"/>
          <w:bCs/>
          <w:sz w:val="24"/>
          <w:szCs w:val="24"/>
        </w:rPr>
        <w:t>多播状态）以及BLUETOOTH_PRIVILEGED（允许应用程序</w:t>
      </w:r>
      <w:proofErr w:type="gramStart"/>
      <w:r>
        <w:rPr>
          <w:rFonts w:ascii="宋体-简" w:eastAsia="宋体-简" w:hAnsi="宋体-简" w:cs="宋体-简" w:hint="eastAsia"/>
          <w:bCs/>
          <w:sz w:val="24"/>
          <w:szCs w:val="24"/>
        </w:rPr>
        <w:t>配对蓝牙设备</w:t>
      </w:r>
      <w:proofErr w:type="gramEnd"/>
      <w:r>
        <w:rPr>
          <w:rFonts w:ascii="宋体-简" w:eastAsia="宋体-简" w:hAnsi="宋体-简" w:cs="宋体-简" w:hint="eastAsia"/>
          <w:bCs/>
          <w:sz w:val="24"/>
          <w:szCs w:val="24"/>
        </w:rPr>
        <w:t>，而无需用户交互。这不是第三方应用程序可用）。其次，需求最多的10项权限信息如</w:t>
      </w:r>
      <w:r>
        <w:rPr>
          <w:rFonts w:ascii="宋体-简" w:eastAsia="宋体-简" w:hAnsi="宋体-简" w:cs="宋体-简" w:hint="eastAsia"/>
          <w:bCs/>
          <w:color w:val="FF0000"/>
          <w:sz w:val="24"/>
          <w:szCs w:val="24"/>
        </w:rPr>
        <w:t>图14</w:t>
      </w:r>
      <w:r>
        <w:rPr>
          <w:rFonts w:ascii="宋体-简" w:eastAsia="宋体-简" w:hAnsi="宋体-简" w:cs="宋体-简" w:hint="eastAsia"/>
          <w:bCs/>
          <w:sz w:val="24"/>
          <w:szCs w:val="24"/>
        </w:rPr>
        <w:t>所示。</w:t>
      </w:r>
    </w:p>
    <w:p w:rsidR="00F53310" w:rsidRDefault="00B10EFB">
      <w:pPr>
        <w:widowControl/>
        <w:spacing w:line="360" w:lineRule="auto"/>
        <w:jc w:val="center"/>
      </w:pPr>
      <w:r>
        <w:rPr>
          <w:noProof/>
        </w:rPr>
        <w:lastRenderedPageBreak/>
        <mc:AlternateContent>
          <mc:Choice Requires="wpg">
            <w:drawing>
              <wp:inline distT="0" distB="0" distL="114300" distR="114300">
                <wp:extent cx="5165090" cy="5039360"/>
                <wp:effectExtent l="0" t="0" r="0" b="0"/>
                <wp:docPr id="21" name="组合 1"/>
                <wp:cNvGraphicFramePr/>
                <a:graphic xmlns:a="http://schemas.openxmlformats.org/drawingml/2006/main">
                  <a:graphicData uri="http://schemas.microsoft.com/office/word/2010/wordprocessingGroup">
                    <wpg:wgp>
                      <wpg:cNvGrpSpPr/>
                      <wpg:grpSpPr>
                        <a:xfrm>
                          <a:off x="0" y="0"/>
                          <a:ext cx="5165090" cy="5039360"/>
                          <a:chOff x="2382" y="1220"/>
                          <a:chExt cx="8134" cy="7936"/>
                        </a:xfrm>
                      </wpg:grpSpPr>
                      <pic:pic xmlns:pic="http://schemas.openxmlformats.org/drawingml/2006/picture">
                        <pic:nvPicPr>
                          <pic:cNvPr id="18" name="图片 6"/>
                          <pic:cNvPicPr/>
                        </pic:nvPicPr>
                        <pic:blipFill>
                          <a:blip r:embed="rId36"/>
                          <a:stretch>
                            <a:fillRect/>
                          </a:stretch>
                        </pic:blipFill>
                        <pic:spPr>
                          <a:xfrm>
                            <a:off x="2382" y="1220"/>
                            <a:ext cx="5102" cy="7937"/>
                          </a:xfrm>
                          <a:prstGeom prst="rect">
                            <a:avLst/>
                          </a:prstGeom>
                        </pic:spPr>
                      </pic:pic>
                      <pic:pic xmlns:pic="http://schemas.openxmlformats.org/drawingml/2006/picture">
                        <pic:nvPicPr>
                          <pic:cNvPr id="20" name="图片 9"/>
                          <pic:cNvPicPr/>
                        </pic:nvPicPr>
                        <pic:blipFill>
                          <a:blip r:embed="rId37"/>
                          <a:srcRect t="1433" r="23583"/>
                          <a:stretch>
                            <a:fillRect/>
                          </a:stretch>
                        </pic:blipFill>
                        <pic:spPr>
                          <a:xfrm>
                            <a:off x="7484" y="1220"/>
                            <a:ext cx="3033" cy="7937"/>
                          </a:xfrm>
                          <a:prstGeom prst="rect">
                            <a:avLst/>
                          </a:prstGeom>
                        </pic:spPr>
                      </pic:pic>
                    </wpg:wgp>
                  </a:graphicData>
                </a:graphic>
              </wp:inline>
            </w:drawing>
          </mc:Choice>
          <mc:Fallback xmlns:wpsCustomData="http://www.wps.cn/officeDocument/2013/wpsCustomData">
            <w:pict>
              <v:group id="组合 1" o:spid="_x0000_s1026" o:spt="203" style="height:396.8pt;width:406.7pt;" coordorigin="2382,1220" coordsize="8134,7936" o:gfxdata="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">
                <o:lock v:ext="edit" aspectratio="f"/>
                <v:shape id="图片 6" o:spid="_x0000_s1026" o:spt="75" type="#_x0000_t75" style="position:absolute;left:2382;top:1220;height:7937;width:5102;" filled="f" o:preferrelative="t" stroked="f" coordsize="21600,21600" o:gfxdata="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OnU2r4A&#10;AADbAAAADwAAAAAAAAABACAAAAAiAAAAZHJzL2Rvd25yZXYueG1sUEsBAhQAFAAAAAgAh07iQDMv&#10;BZ47AAAAOQAAABAAAAAAAAAAAQAgAAAADQEAAGRycy9zaGFwZXhtbC54bWxQSwUGAAAAAAYABgBb&#10;AQAAtwMAAAAA&#10;">
                  <v:fill on="f" focussize="0,0"/>
                  <v:stroke on="f"/>
                  <v:imagedata r:id="rId38" o:title=""/>
                  <o:lock v:ext="edit" aspectratio="f"/>
                </v:shape>
                <v:shape id="图片 9" o:spid="_x0000_s1026" o:spt="75" type="#_x0000_t75" style="position:absolute;left:7484;top:1220;height:7937;width:3033;" filled="f" o:preferrelative="t" stroked="f" coordsize="21600,21600" o:gfxdata="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KP7sAAADb&#10;AAAADwAAAAAAAAABACAAAAAiAAAAZHJzL2Rvd25yZXYueG1sUEsBAhQAFAAAAAgAh07iQDMvBZ47&#10;AAAAOQAAABAAAAAAAAAAAQAgAAAACgEAAGRycy9zaGFwZXhtbC54bWxQSwUGAAAAAAYABgBbAQAA&#10;tAMAAAAA&#10;">
                  <v:fill on="f" focussize="0,0"/>
                  <v:stroke on="f"/>
                  <v:imagedata r:id="rId39" croptop="939f" cropright="15455f" o:title=""/>
                  <o:lock v:ext="edit" aspectratio="f"/>
                </v:shape>
                <w10:wrap type="none"/>
                <w10:anchorlock/>
              </v:group>
            </w:pict>
          </mc:Fallback>
        </mc:AlternateContent>
      </w:r>
    </w:p>
    <w:p w:rsidR="00F53310" w:rsidRDefault="00B10EFB">
      <w:pPr>
        <w:pStyle w:val="a3"/>
        <w:widowControl/>
        <w:spacing w:line="360" w:lineRule="auto"/>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权限需求次数</w:t>
      </w:r>
    </w:p>
    <w:p w:rsidR="00F53310" w:rsidRDefault="00B10EFB">
      <w:pPr>
        <w:widowControl/>
        <w:spacing w:line="360" w:lineRule="auto"/>
        <w:jc w:val="center"/>
      </w:pPr>
      <w:r>
        <w:rPr>
          <w:noProof/>
        </w:rPr>
        <w:drawing>
          <wp:inline distT="0" distB="0" distL="114300" distR="114300">
            <wp:extent cx="5123815" cy="2376805"/>
            <wp:effectExtent l="0" t="0" r="6985" b="1079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0"/>
                    <a:stretch>
                      <a:fillRect/>
                    </a:stretch>
                  </pic:blipFill>
                  <pic:spPr>
                    <a:xfrm>
                      <a:off x="0" y="0"/>
                      <a:ext cx="5123815" cy="2376805"/>
                    </a:xfrm>
                    <a:prstGeom prst="rect">
                      <a:avLst/>
                    </a:prstGeom>
                  </pic:spPr>
                </pic:pic>
              </a:graphicData>
            </a:graphic>
          </wp:inline>
        </w:drawing>
      </w:r>
    </w:p>
    <w:p w:rsidR="00F53310" w:rsidRDefault="00B10EFB">
      <w:pPr>
        <w:pStyle w:val="a3"/>
        <w:widowControl/>
        <w:spacing w:line="36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需求最多权限</w:t>
      </w:r>
      <w:r>
        <w:rPr>
          <w:rFonts w:hint="eastAsia"/>
        </w:rPr>
        <w:t>top10</w:t>
      </w:r>
    </w:p>
    <w:p w:rsidR="00F53310" w:rsidRDefault="00B10EFB">
      <w:pPr>
        <w:keepNext/>
        <w:spacing w:beforeLines="50" w:before="156" w:afterLines="50" w:after="156" w:line="360" w:lineRule="auto"/>
        <w:outlineLvl w:val="1"/>
        <w:rPr>
          <w:rFonts w:ascii="宋体-简" w:eastAsia="宋体-简" w:hAnsi="宋体-简" w:cs="宋体-简"/>
          <w:b/>
          <w:sz w:val="28"/>
          <w:szCs w:val="28"/>
        </w:rPr>
      </w:pPr>
      <w:bookmarkStart w:id="38" w:name="_Toc27209622"/>
      <w:r>
        <w:rPr>
          <w:rFonts w:ascii="宋体-简" w:eastAsia="宋体-简" w:hAnsi="宋体-简" w:cs="宋体-简"/>
          <w:b/>
          <w:sz w:val="28"/>
          <w:szCs w:val="28"/>
        </w:rPr>
        <w:lastRenderedPageBreak/>
        <w:t>6.</w:t>
      </w:r>
      <w:r>
        <w:rPr>
          <w:rFonts w:ascii="宋体-简" w:eastAsia="宋体-简" w:hAnsi="宋体-简" w:cs="宋体-简" w:hint="eastAsia"/>
          <w:b/>
          <w:sz w:val="28"/>
          <w:szCs w:val="28"/>
        </w:rPr>
        <w:t>3 各类型数据分析</w:t>
      </w:r>
      <w:bookmarkEnd w:id="38"/>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我们针对以上5个分类，分别对各类型的APP进行了权限分析，得到各类型需求最多的10项权限信息。Browser类需求最多的权限信息如</w:t>
      </w:r>
      <w:r>
        <w:rPr>
          <w:rFonts w:ascii="宋体-简" w:eastAsia="宋体-简" w:hAnsi="宋体-简" w:cs="宋体-简" w:hint="eastAsia"/>
          <w:bCs/>
          <w:color w:val="FF0000"/>
          <w:sz w:val="24"/>
          <w:szCs w:val="24"/>
        </w:rPr>
        <w:t>图15</w:t>
      </w:r>
      <w:r>
        <w:rPr>
          <w:rFonts w:ascii="宋体-简" w:eastAsia="宋体-简" w:hAnsi="宋体-简" w:cs="宋体-简" w:hint="eastAsia"/>
          <w:bCs/>
          <w:sz w:val="24"/>
          <w:szCs w:val="24"/>
        </w:rPr>
        <w:t>所示，由图可以看出，Browser类需求最多的权限信息为RECEIVE_BOOT_COMPLETED，即允许程序开机自动运行。</w:t>
      </w:r>
    </w:p>
    <w:p w:rsidR="00F53310" w:rsidRDefault="00B10EFB">
      <w:pPr>
        <w:widowControl/>
        <w:spacing w:line="360" w:lineRule="auto"/>
        <w:jc w:val="center"/>
      </w:pPr>
      <w:r>
        <w:rPr>
          <w:noProof/>
        </w:rPr>
        <w:drawing>
          <wp:inline distT="0" distB="0" distL="114300" distR="114300">
            <wp:extent cx="5039995" cy="2327275"/>
            <wp:effectExtent l="0" t="0" r="1905"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1"/>
                    <a:stretch>
                      <a:fillRect/>
                    </a:stretch>
                  </pic:blipFill>
                  <pic:spPr>
                    <a:xfrm>
                      <a:off x="0" y="0"/>
                      <a:ext cx="5039995" cy="2327275"/>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Browser</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Camera类需求最多的权限信息如</w:t>
      </w:r>
      <w:r>
        <w:rPr>
          <w:rFonts w:ascii="宋体-简" w:eastAsia="宋体-简" w:hAnsi="宋体-简" w:cs="宋体-简" w:hint="eastAsia"/>
          <w:bCs/>
          <w:color w:val="FF0000"/>
          <w:sz w:val="24"/>
          <w:szCs w:val="24"/>
        </w:rPr>
        <w:t>图16</w:t>
      </w:r>
      <w:r>
        <w:rPr>
          <w:rFonts w:ascii="宋体-简" w:eastAsia="宋体-简" w:hAnsi="宋体-简" w:cs="宋体-简" w:hint="eastAsia"/>
          <w:bCs/>
          <w:sz w:val="24"/>
          <w:szCs w:val="24"/>
        </w:rPr>
        <w:t>所示，由图看以看出，Camera类需求最多的权限信息为GET_TASKS，即允许一个程序获取信息有关当前或最近运行的任务，一个缩略的任务状态，是否活动等等。</w:t>
      </w:r>
    </w:p>
    <w:p w:rsidR="00F53310" w:rsidRDefault="00B10EFB">
      <w:pPr>
        <w:spacing w:beforeLines="50" w:before="156" w:afterLines="50" w:after="156" w:line="360" w:lineRule="auto"/>
        <w:jc w:val="center"/>
      </w:pPr>
      <w:r>
        <w:rPr>
          <w:noProof/>
        </w:rPr>
        <w:drawing>
          <wp:inline distT="0" distB="0" distL="114300" distR="114300">
            <wp:extent cx="5039995" cy="2246630"/>
            <wp:effectExtent l="0" t="0" r="1905"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2"/>
                    <a:stretch>
                      <a:fillRect/>
                    </a:stretch>
                  </pic:blipFill>
                  <pic:spPr>
                    <a:xfrm>
                      <a:off x="0" y="0"/>
                      <a:ext cx="5039995" cy="2246630"/>
                    </a:xfrm>
                    <a:prstGeom prst="rect">
                      <a:avLst/>
                    </a:prstGeom>
                  </pic:spPr>
                </pic:pic>
              </a:graphicData>
            </a:graphic>
          </wp:inline>
        </w:drawing>
      </w:r>
    </w:p>
    <w:p w:rsidR="00F53310" w:rsidRDefault="00B10EFB">
      <w:pPr>
        <w:pStyle w:val="a3"/>
        <w:spacing w:beforeLines="50" w:before="156" w:afterLines="50" w:after="156" w:line="360" w:lineRule="auto"/>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Camera</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lastRenderedPageBreak/>
        <w:t>Pay类需求最多的权限信息如</w:t>
      </w:r>
      <w:r>
        <w:rPr>
          <w:rFonts w:ascii="宋体-简" w:eastAsia="宋体-简" w:hAnsi="宋体-简" w:cs="宋体-简" w:hint="eastAsia"/>
          <w:bCs/>
          <w:color w:val="FF0000"/>
          <w:sz w:val="24"/>
          <w:szCs w:val="24"/>
        </w:rPr>
        <w:t>图17</w:t>
      </w:r>
      <w:r>
        <w:rPr>
          <w:rFonts w:ascii="宋体-简" w:eastAsia="宋体-简" w:hAnsi="宋体-简" w:cs="宋体-简" w:hint="eastAsia"/>
          <w:bCs/>
          <w:sz w:val="24"/>
          <w:szCs w:val="24"/>
        </w:rPr>
        <w:t>所示，由图看以看出，Pay类需求最多的权限信息为GET_TASKS，即允许一个程序获取信息有关当前或最近运行的任务，一个缩略的任务状态，是否活动等等。</w:t>
      </w:r>
    </w:p>
    <w:p w:rsidR="00F53310" w:rsidRDefault="00B10EFB">
      <w:pPr>
        <w:widowControl/>
        <w:spacing w:line="360" w:lineRule="auto"/>
        <w:jc w:val="center"/>
      </w:pPr>
      <w:r>
        <w:rPr>
          <w:noProof/>
        </w:rPr>
        <w:drawing>
          <wp:inline distT="0" distB="0" distL="114300" distR="114300">
            <wp:extent cx="5039995" cy="2105660"/>
            <wp:effectExtent l="0" t="0" r="190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3"/>
                    <a:stretch>
                      <a:fillRect/>
                    </a:stretch>
                  </pic:blipFill>
                  <pic:spPr>
                    <a:xfrm>
                      <a:off x="0" y="0"/>
                      <a:ext cx="5039995" cy="2105660"/>
                    </a:xfrm>
                    <a:prstGeom prst="rect">
                      <a:avLst/>
                    </a:prstGeom>
                  </pic:spPr>
                </pic:pic>
              </a:graphicData>
            </a:graphic>
          </wp:inline>
        </w:drawing>
      </w:r>
    </w:p>
    <w:p w:rsidR="00F53310" w:rsidRDefault="00B10EFB">
      <w:pPr>
        <w:pStyle w:val="a3"/>
        <w:widowControl/>
        <w:spacing w:line="36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Pay</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Social类需求最多的权限信息如</w:t>
      </w:r>
      <w:r>
        <w:rPr>
          <w:rFonts w:ascii="宋体-简" w:eastAsia="宋体-简" w:hAnsi="宋体-简" w:cs="宋体-简" w:hint="eastAsia"/>
          <w:bCs/>
          <w:color w:val="FF0000"/>
          <w:sz w:val="24"/>
          <w:szCs w:val="24"/>
        </w:rPr>
        <w:t>图18</w:t>
      </w:r>
      <w:r>
        <w:rPr>
          <w:rFonts w:ascii="宋体-简" w:eastAsia="宋体-简" w:hAnsi="宋体-简" w:cs="宋体-简" w:hint="eastAsia"/>
          <w:bCs/>
          <w:sz w:val="24"/>
          <w:szCs w:val="24"/>
        </w:rPr>
        <w:t>所示，由图看以看出，Social类需求最多的权限信息为GET_TASKS，即允许一个程序获取信息有关当前或最近运行的任务，一个缩略的任务状态，是否活动等等。</w:t>
      </w:r>
    </w:p>
    <w:p w:rsidR="00F53310" w:rsidRDefault="00B10EFB">
      <w:pPr>
        <w:jc w:val="center"/>
      </w:pPr>
      <w:r>
        <w:rPr>
          <w:noProof/>
        </w:rPr>
        <w:drawing>
          <wp:inline distT="0" distB="0" distL="114300" distR="114300">
            <wp:extent cx="5039995" cy="2101215"/>
            <wp:effectExtent l="0" t="0" r="1905" b="698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039995" cy="2101215"/>
                    </a:xfrm>
                    <a:prstGeom prst="rect">
                      <a:avLst/>
                    </a:prstGeom>
                  </pic:spPr>
                </pic:pic>
              </a:graphicData>
            </a:graphic>
          </wp:inline>
        </w:drawing>
      </w:r>
    </w:p>
    <w:p w:rsidR="00F53310" w:rsidRDefault="00B10EFB">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Social</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Video类需求最多的权限信息如</w:t>
      </w:r>
      <w:r>
        <w:rPr>
          <w:rFonts w:ascii="宋体-简" w:eastAsia="宋体-简" w:hAnsi="宋体-简" w:cs="宋体-简" w:hint="eastAsia"/>
          <w:bCs/>
          <w:color w:val="FF0000"/>
          <w:sz w:val="24"/>
          <w:szCs w:val="24"/>
        </w:rPr>
        <w:t>图19</w:t>
      </w:r>
      <w:r>
        <w:rPr>
          <w:rFonts w:ascii="宋体-简" w:eastAsia="宋体-简" w:hAnsi="宋体-简" w:cs="宋体-简" w:hint="eastAsia"/>
          <w:bCs/>
          <w:sz w:val="24"/>
          <w:szCs w:val="24"/>
        </w:rPr>
        <w:t>所示，由图看以看出，Video类需求最多的权限信息为GET_TASKS，即允许一个程序获取信息有关当前或最近运行的任务，一个缩略的任务状态，是否活动等等。</w:t>
      </w:r>
    </w:p>
    <w:p w:rsidR="00F53310" w:rsidRDefault="00B10EFB">
      <w:pPr>
        <w:jc w:val="center"/>
      </w:pPr>
      <w:r>
        <w:rPr>
          <w:noProof/>
        </w:rPr>
        <w:lastRenderedPageBreak/>
        <w:drawing>
          <wp:inline distT="0" distB="0" distL="114300" distR="114300">
            <wp:extent cx="5039995" cy="2063750"/>
            <wp:effectExtent l="0" t="0" r="1905"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5"/>
                    <a:stretch>
                      <a:fillRect/>
                    </a:stretch>
                  </pic:blipFill>
                  <pic:spPr>
                    <a:xfrm>
                      <a:off x="0" y="0"/>
                      <a:ext cx="5039995" cy="2063750"/>
                    </a:xfrm>
                    <a:prstGeom prst="rect">
                      <a:avLst/>
                    </a:prstGeom>
                  </pic:spPr>
                </pic:pic>
              </a:graphicData>
            </a:graphic>
          </wp:inline>
        </w:drawing>
      </w:r>
    </w:p>
    <w:p w:rsidR="00F53310" w:rsidRDefault="00B10EFB">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 xml:space="preserve"> Video</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以上分析可知，除Browser类需求最多的权限信息为允许程序开机自动运行外，其余各类需求最多的权限信息均为允许一个程序获取信息有关当前或最近运行的任务，一个缩略的任务状态，是否活动等等。</w:t>
      </w:r>
    </w:p>
    <w:p w:rsidR="00F53310" w:rsidRDefault="00F53310">
      <w:pPr>
        <w:pStyle w:val="a3"/>
        <w:spacing w:beforeLines="50" w:before="156" w:afterLines="50" w:after="156" w:line="360" w:lineRule="auto"/>
        <w:jc w:val="center"/>
      </w:pPr>
    </w:p>
    <w:p w:rsidR="00A35893"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39" w:name="_Toc27209623"/>
      <w:r>
        <w:rPr>
          <w:rFonts w:ascii="宋体-简" w:eastAsia="宋体-简" w:hAnsi="宋体-简" w:cs="宋体-简"/>
          <w:b/>
          <w:sz w:val="32"/>
        </w:rPr>
        <w:lastRenderedPageBreak/>
        <w:t>测试分析</w:t>
      </w:r>
      <w:bookmarkEnd w:id="39"/>
    </w:p>
    <w:p w:rsidR="00807A44" w:rsidRDefault="00533787" w:rsidP="00807A44">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0" w:name="_Toc27209624"/>
      <w:r w:rsidRPr="00814296">
        <w:rPr>
          <w:rFonts w:ascii="宋体-简" w:eastAsia="宋体-简" w:hAnsi="宋体-简" w:cs="宋体-简" w:hint="eastAsia"/>
          <w:b/>
          <w:bCs/>
          <w:sz w:val="24"/>
          <w:szCs w:val="24"/>
        </w:rPr>
        <w:t>权限提取功能测试</w:t>
      </w:r>
      <w:bookmarkEnd w:id="40"/>
    </w:p>
    <w:p w:rsidR="00807A44" w:rsidRPr="00807A44" w:rsidRDefault="008240AE" w:rsidP="00807A44">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权限提取功能是本系统中最基本的功能，在该功能实现之后，后续所有的</w:t>
      </w:r>
      <w:r w:rsidR="00A72218">
        <w:rPr>
          <w:rFonts w:ascii="宋体-简" w:eastAsia="宋体-简" w:hAnsi="宋体-简" w:cs="宋体-简" w:hint="eastAsia"/>
          <w:bCs/>
          <w:sz w:val="24"/>
          <w:szCs w:val="24"/>
        </w:rPr>
        <w:t>功能测试都需要依赖从A</w:t>
      </w:r>
      <w:r w:rsidR="00A72218">
        <w:rPr>
          <w:rFonts w:ascii="宋体-简" w:eastAsia="宋体-简" w:hAnsi="宋体-简" w:cs="宋体-简"/>
          <w:bCs/>
          <w:sz w:val="24"/>
          <w:szCs w:val="24"/>
        </w:rPr>
        <w:t>PK</w:t>
      </w:r>
      <w:r w:rsidR="00A72218">
        <w:rPr>
          <w:rFonts w:ascii="宋体-简" w:eastAsia="宋体-简" w:hAnsi="宋体-简" w:cs="宋体-简" w:hint="eastAsia"/>
          <w:bCs/>
          <w:sz w:val="24"/>
          <w:szCs w:val="24"/>
        </w:rPr>
        <w:t>中提取的权限数据文件</w:t>
      </w:r>
      <w:r w:rsidR="00D61963">
        <w:rPr>
          <w:rFonts w:ascii="宋体-简" w:eastAsia="宋体-简" w:hAnsi="宋体-简" w:cs="宋体-简" w:hint="eastAsia"/>
          <w:bCs/>
          <w:sz w:val="24"/>
          <w:szCs w:val="24"/>
        </w:rPr>
        <w:t>。我们的测试目标是：能够正确的逆向编译</w:t>
      </w:r>
      <w:r w:rsidR="00D61963">
        <w:rPr>
          <w:rFonts w:ascii="宋体-简" w:eastAsia="宋体-简" w:hAnsi="宋体-简" w:cs="宋体-简"/>
          <w:bCs/>
          <w:sz w:val="24"/>
          <w:szCs w:val="24"/>
        </w:rPr>
        <w:t>APK</w:t>
      </w:r>
      <w:r w:rsidR="00D61963">
        <w:rPr>
          <w:rFonts w:ascii="宋体-简" w:eastAsia="宋体-简" w:hAnsi="宋体-简" w:cs="宋体-简" w:hint="eastAsia"/>
          <w:bCs/>
          <w:sz w:val="24"/>
          <w:szCs w:val="24"/>
        </w:rPr>
        <w:t>，并成功提取其中的权限信息。</w:t>
      </w:r>
      <w:r w:rsidR="00D70A6E">
        <w:rPr>
          <w:rFonts w:ascii="宋体-简" w:eastAsia="宋体-简" w:hAnsi="宋体-简" w:cs="宋体-简" w:hint="eastAsia"/>
          <w:bCs/>
          <w:sz w:val="24"/>
          <w:szCs w:val="24"/>
        </w:rPr>
        <w:t>我们</w:t>
      </w:r>
      <w:r w:rsidR="007847A3">
        <w:rPr>
          <w:rFonts w:ascii="宋体-简" w:eastAsia="宋体-简" w:hAnsi="宋体-简" w:cs="宋体-简" w:hint="eastAsia"/>
          <w:bCs/>
          <w:sz w:val="24"/>
          <w:szCs w:val="24"/>
        </w:rPr>
        <w:t>选取了50个</w:t>
      </w:r>
      <w:r w:rsidR="007847A3">
        <w:rPr>
          <w:rFonts w:ascii="宋体-简" w:eastAsia="宋体-简" w:hAnsi="宋体-简" w:cs="宋体-简"/>
          <w:bCs/>
          <w:sz w:val="24"/>
          <w:szCs w:val="24"/>
        </w:rPr>
        <w:t>APK</w:t>
      </w:r>
      <w:r w:rsidR="007847A3">
        <w:rPr>
          <w:rFonts w:ascii="宋体-简" w:eastAsia="宋体-简" w:hAnsi="宋体-简" w:cs="宋体-简" w:hint="eastAsia"/>
          <w:bCs/>
          <w:sz w:val="24"/>
          <w:szCs w:val="24"/>
        </w:rPr>
        <w:t>文件，最终的测试结果是，我们的工具可以在有限的时间范围内得到这些</w:t>
      </w:r>
      <w:r w:rsidR="007847A3">
        <w:rPr>
          <w:rFonts w:ascii="宋体-简" w:eastAsia="宋体-简" w:hAnsi="宋体-简" w:cs="宋体-简"/>
          <w:bCs/>
          <w:sz w:val="24"/>
          <w:szCs w:val="24"/>
        </w:rPr>
        <w:t>APK</w:t>
      </w:r>
      <w:r w:rsidR="007847A3">
        <w:rPr>
          <w:rFonts w:ascii="宋体-简" w:eastAsia="宋体-简" w:hAnsi="宋体-简" w:cs="宋体-简" w:hint="eastAsia"/>
          <w:bCs/>
          <w:sz w:val="24"/>
          <w:szCs w:val="24"/>
        </w:rPr>
        <w:t>文件的权限信息。</w:t>
      </w:r>
    </w:p>
    <w:p w:rsidR="005139D5" w:rsidRDefault="008D3CFF" w:rsidP="008D3CFF">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1" w:name="_Toc27209625"/>
      <w:r>
        <w:rPr>
          <w:rFonts w:ascii="宋体-简" w:eastAsia="宋体-简" w:hAnsi="宋体-简" w:cs="宋体-简" w:hint="eastAsia"/>
          <w:b/>
          <w:bCs/>
          <w:sz w:val="24"/>
          <w:szCs w:val="24"/>
        </w:rPr>
        <w:t>数据库存取功能测试</w:t>
      </w:r>
      <w:bookmarkEnd w:id="41"/>
    </w:p>
    <w:p w:rsidR="00BE4796" w:rsidRDefault="001A0659" w:rsidP="00BE4796">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对于数据库功能</w:t>
      </w:r>
      <w:r w:rsidR="00F53DC2">
        <w:rPr>
          <w:rFonts w:ascii="宋体-简" w:eastAsia="宋体-简" w:hAnsi="宋体-简" w:cs="宋体-简" w:hint="eastAsia"/>
          <w:bCs/>
          <w:sz w:val="24"/>
          <w:szCs w:val="24"/>
        </w:rPr>
        <w:t>的测试</w:t>
      </w:r>
      <w:r>
        <w:rPr>
          <w:rFonts w:ascii="宋体-简" w:eastAsia="宋体-简" w:hAnsi="宋体-简" w:cs="宋体-简" w:hint="eastAsia"/>
          <w:bCs/>
          <w:sz w:val="24"/>
          <w:szCs w:val="24"/>
        </w:rPr>
        <w:t>，我们的测试计划如下表：</w:t>
      </w:r>
    </w:p>
    <w:tbl>
      <w:tblPr>
        <w:tblStyle w:val="a9"/>
        <w:tblW w:w="0" w:type="auto"/>
        <w:tblLayout w:type="fixed"/>
        <w:tblLook w:val="04A0" w:firstRow="1" w:lastRow="0" w:firstColumn="1" w:lastColumn="0" w:noHBand="0" w:noVBand="1"/>
      </w:tblPr>
      <w:tblGrid>
        <w:gridCol w:w="1271"/>
        <w:gridCol w:w="868"/>
        <w:gridCol w:w="906"/>
        <w:gridCol w:w="1429"/>
        <w:gridCol w:w="1253"/>
        <w:gridCol w:w="610"/>
        <w:gridCol w:w="641"/>
        <w:gridCol w:w="1318"/>
      </w:tblGrid>
      <w:tr w:rsidR="008E0345" w:rsidTr="001B2769">
        <w:tc>
          <w:tcPr>
            <w:tcW w:w="2139" w:type="dxa"/>
            <w:gridSpan w:val="2"/>
          </w:tcPr>
          <w:p w:rsidR="008E0345" w:rsidRDefault="008E0345" w:rsidP="001B2769">
            <w:r>
              <w:rPr>
                <w:rFonts w:hint="eastAsia"/>
              </w:rPr>
              <w:t>项目名称：</w:t>
            </w:r>
          </w:p>
        </w:tc>
        <w:tc>
          <w:tcPr>
            <w:tcW w:w="2335" w:type="dxa"/>
            <w:gridSpan w:val="2"/>
          </w:tcPr>
          <w:p w:rsidR="008E0345" w:rsidRDefault="00565FBD" w:rsidP="001B2769">
            <w:r>
              <w:t>APK</w:t>
            </w:r>
            <w:r>
              <w:rPr>
                <w:rFonts w:hint="eastAsia"/>
              </w:rPr>
              <w:t>权限分析工具</w:t>
            </w:r>
          </w:p>
        </w:tc>
        <w:tc>
          <w:tcPr>
            <w:tcW w:w="1863" w:type="dxa"/>
            <w:gridSpan w:val="2"/>
          </w:tcPr>
          <w:p w:rsidR="008E0345" w:rsidRDefault="008E0345" w:rsidP="001B2769">
            <w:r>
              <w:rPr>
                <w:rFonts w:hint="eastAsia"/>
              </w:rPr>
              <w:t>配置版本：</w:t>
            </w:r>
          </w:p>
        </w:tc>
        <w:tc>
          <w:tcPr>
            <w:tcW w:w="1959" w:type="dxa"/>
            <w:gridSpan w:val="2"/>
          </w:tcPr>
          <w:p w:rsidR="008E0345" w:rsidRDefault="008E0345" w:rsidP="001B2769">
            <w:r>
              <w:rPr>
                <w:rFonts w:hint="eastAsia"/>
              </w:rPr>
              <w:t>Windows10</w:t>
            </w:r>
          </w:p>
        </w:tc>
      </w:tr>
      <w:tr w:rsidR="008E0345" w:rsidTr="001B2769">
        <w:tc>
          <w:tcPr>
            <w:tcW w:w="2139" w:type="dxa"/>
            <w:gridSpan w:val="2"/>
          </w:tcPr>
          <w:p w:rsidR="008E0345" w:rsidRDefault="008E0345" w:rsidP="001B2769">
            <w:r>
              <w:rPr>
                <w:rFonts w:hint="eastAsia"/>
              </w:rPr>
              <w:t>测试人：</w:t>
            </w:r>
          </w:p>
        </w:tc>
        <w:tc>
          <w:tcPr>
            <w:tcW w:w="2335" w:type="dxa"/>
            <w:gridSpan w:val="2"/>
          </w:tcPr>
          <w:p w:rsidR="008E0345" w:rsidRDefault="008E0345" w:rsidP="001B2769"/>
        </w:tc>
        <w:tc>
          <w:tcPr>
            <w:tcW w:w="1863" w:type="dxa"/>
            <w:gridSpan w:val="2"/>
          </w:tcPr>
          <w:p w:rsidR="008E0345" w:rsidRDefault="008E0345" w:rsidP="001B2769">
            <w:r>
              <w:rPr>
                <w:rFonts w:hint="eastAsia"/>
              </w:rPr>
              <w:t>测试时间：</w:t>
            </w:r>
          </w:p>
        </w:tc>
        <w:tc>
          <w:tcPr>
            <w:tcW w:w="1959" w:type="dxa"/>
            <w:gridSpan w:val="2"/>
          </w:tcPr>
          <w:p w:rsidR="008E0345" w:rsidRDefault="008E0345" w:rsidP="001B2769">
            <w:r>
              <w:rPr>
                <w:rFonts w:hint="eastAsia"/>
              </w:rPr>
              <w:t>2019.11.2</w:t>
            </w:r>
            <w:r w:rsidR="006E5F51">
              <w:rPr>
                <w:rFonts w:hint="eastAsia"/>
              </w:rPr>
              <w:t>0</w:t>
            </w:r>
          </w:p>
        </w:tc>
      </w:tr>
      <w:tr w:rsidR="008E0345" w:rsidTr="001B2769">
        <w:tc>
          <w:tcPr>
            <w:tcW w:w="8296" w:type="dxa"/>
            <w:gridSpan w:val="8"/>
          </w:tcPr>
          <w:p w:rsidR="008E0345" w:rsidRDefault="008E0345" w:rsidP="001B2769">
            <w:r>
              <w:rPr>
                <w:rFonts w:hint="eastAsia"/>
              </w:rPr>
              <w:t>用例编号：01</w:t>
            </w:r>
          </w:p>
        </w:tc>
      </w:tr>
      <w:tr w:rsidR="008E0345" w:rsidTr="001B2769">
        <w:tc>
          <w:tcPr>
            <w:tcW w:w="8296" w:type="dxa"/>
            <w:gridSpan w:val="8"/>
          </w:tcPr>
          <w:p w:rsidR="008E0345" w:rsidRDefault="008E0345" w:rsidP="001B2769">
            <w:r>
              <w:rPr>
                <w:rFonts w:hint="eastAsia"/>
              </w:rPr>
              <w:t>用例目的：</w:t>
            </w:r>
            <w:r w:rsidR="00A92892">
              <w:rPr>
                <w:rFonts w:hint="eastAsia"/>
              </w:rPr>
              <w:t>测试插入</w:t>
            </w:r>
            <w:r w:rsidR="008B78A2">
              <w:rPr>
                <w:rFonts w:hint="eastAsia"/>
              </w:rPr>
              <w:t>、修改</w:t>
            </w:r>
            <w:r w:rsidR="00A92892">
              <w:rPr>
                <w:rFonts w:hint="eastAsia"/>
              </w:rPr>
              <w:t>基本功能</w:t>
            </w:r>
          </w:p>
        </w:tc>
      </w:tr>
      <w:tr w:rsidR="008E0345" w:rsidTr="001B2769">
        <w:tc>
          <w:tcPr>
            <w:tcW w:w="8296" w:type="dxa"/>
            <w:gridSpan w:val="8"/>
          </w:tcPr>
          <w:p w:rsidR="008E0345" w:rsidRDefault="008E0345" w:rsidP="001B2769">
            <w:r>
              <w:rPr>
                <w:rFonts w:hint="eastAsia"/>
              </w:rPr>
              <w:t>前提条件：</w:t>
            </w:r>
            <w:r w:rsidR="00002529">
              <w:rPr>
                <w:rFonts w:hint="eastAsia"/>
              </w:rPr>
              <w:t>n</w:t>
            </w:r>
            <w:r w:rsidR="00002529">
              <w:t>eo4j</w:t>
            </w:r>
            <w:r w:rsidR="00D6005A">
              <w:t xml:space="preserve"> </w:t>
            </w:r>
            <w:r w:rsidR="00D610F6">
              <w:rPr>
                <w:rFonts w:hint="eastAsia"/>
              </w:rPr>
              <w:t>数据库启动服务</w:t>
            </w:r>
          </w:p>
        </w:tc>
      </w:tr>
      <w:tr w:rsidR="008E0345" w:rsidTr="001B2769">
        <w:tc>
          <w:tcPr>
            <w:tcW w:w="1271" w:type="dxa"/>
          </w:tcPr>
          <w:p w:rsidR="008E0345" w:rsidRDefault="008E0345" w:rsidP="001B2769">
            <w:r>
              <w:rPr>
                <w:rFonts w:hint="eastAsia"/>
              </w:rPr>
              <w:t>子用例编号</w:t>
            </w:r>
          </w:p>
        </w:tc>
        <w:tc>
          <w:tcPr>
            <w:tcW w:w="1774" w:type="dxa"/>
            <w:gridSpan w:val="2"/>
          </w:tcPr>
          <w:p w:rsidR="008E0345" w:rsidRDefault="008E0345" w:rsidP="001B2769">
            <w:r>
              <w:rPr>
                <w:rFonts w:hint="eastAsia"/>
              </w:rPr>
              <w:t>输入</w:t>
            </w:r>
          </w:p>
        </w:tc>
        <w:tc>
          <w:tcPr>
            <w:tcW w:w="1429" w:type="dxa"/>
          </w:tcPr>
          <w:p w:rsidR="008E0345" w:rsidRDefault="008E0345" w:rsidP="001B2769">
            <w:r>
              <w:rPr>
                <w:rFonts w:hint="eastAsia"/>
              </w:rPr>
              <w:t>操作步骤</w:t>
            </w:r>
          </w:p>
        </w:tc>
        <w:tc>
          <w:tcPr>
            <w:tcW w:w="1253" w:type="dxa"/>
          </w:tcPr>
          <w:p w:rsidR="008E0345" w:rsidRDefault="008E0345" w:rsidP="001B2769">
            <w:r>
              <w:rPr>
                <w:rFonts w:hint="eastAsia"/>
              </w:rPr>
              <w:t>期望结果</w:t>
            </w:r>
          </w:p>
        </w:tc>
        <w:tc>
          <w:tcPr>
            <w:tcW w:w="1251" w:type="dxa"/>
            <w:gridSpan w:val="2"/>
          </w:tcPr>
          <w:p w:rsidR="008E0345" w:rsidRDefault="008E0345" w:rsidP="001B2769">
            <w:r>
              <w:rPr>
                <w:rFonts w:hint="eastAsia"/>
              </w:rPr>
              <w:t>实测结果</w:t>
            </w:r>
          </w:p>
        </w:tc>
        <w:tc>
          <w:tcPr>
            <w:tcW w:w="1318" w:type="dxa"/>
          </w:tcPr>
          <w:p w:rsidR="008E0345" w:rsidRDefault="008E0345" w:rsidP="001B2769">
            <w:r>
              <w:rPr>
                <w:rFonts w:hint="eastAsia"/>
              </w:rPr>
              <w:t>备注</w:t>
            </w:r>
          </w:p>
        </w:tc>
      </w:tr>
      <w:tr w:rsidR="00FF6BCC" w:rsidTr="001B2769">
        <w:tc>
          <w:tcPr>
            <w:tcW w:w="1271" w:type="dxa"/>
          </w:tcPr>
          <w:p w:rsidR="00FF6BCC" w:rsidRDefault="009935C4" w:rsidP="009935C4">
            <w:pPr>
              <w:tabs>
                <w:tab w:val="left" w:pos="559"/>
              </w:tabs>
            </w:pPr>
            <w:r>
              <w:tab/>
              <w:t>0101</w:t>
            </w:r>
          </w:p>
        </w:tc>
        <w:tc>
          <w:tcPr>
            <w:tcW w:w="1774" w:type="dxa"/>
            <w:gridSpan w:val="2"/>
          </w:tcPr>
          <w:p w:rsidR="00FF6BCC" w:rsidRDefault="00FF6BCC" w:rsidP="001B2769"/>
        </w:tc>
        <w:tc>
          <w:tcPr>
            <w:tcW w:w="1429" w:type="dxa"/>
          </w:tcPr>
          <w:p w:rsidR="00FF6BCC" w:rsidRDefault="00FF6BCC" w:rsidP="001B2769"/>
        </w:tc>
        <w:tc>
          <w:tcPr>
            <w:tcW w:w="1253" w:type="dxa"/>
          </w:tcPr>
          <w:p w:rsidR="00FF6BCC" w:rsidRDefault="00FF6BCC" w:rsidP="001B2769"/>
        </w:tc>
        <w:tc>
          <w:tcPr>
            <w:tcW w:w="1251" w:type="dxa"/>
            <w:gridSpan w:val="2"/>
          </w:tcPr>
          <w:p w:rsidR="00FF6BCC" w:rsidRDefault="00FF6BCC" w:rsidP="001B2769"/>
        </w:tc>
        <w:tc>
          <w:tcPr>
            <w:tcW w:w="1318" w:type="dxa"/>
          </w:tcPr>
          <w:p w:rsidR="00FF6BCC" w:rsidRDefault="00FF6BCC" w:rsidP="001B2769"/>
        </w:tc>
      </w:tr>
      <w:tr w:rsidR="00CC2B59" w:rsidTr="001B2769">
        <w:tc>
          <w:tcPr>
            <w:tcW w:w="8296" w:type="dxa"/>
            <w:gridSpan w:val="8"/>
          </w:tcPr>
          <w:p w:rsidR="00CC2B59" w:rsidRDefault="00CC2B59" w:rsidP="001B2769">
            <w:r>
              <w:rPr>
                <w:rFonts w:hint="eastAsia"/>
              </w:rPr>
              <w:t>用例编号：0</w:t>
            </w:r>
            <w:r>
              <w:t>2</w:t>
            </w:r>
          </w:p>
        </w:tc>
      </w:tr>
      <w:tr w:rsidR="00CC2B59" w:rsidTr="001B2769">
        <w:tc>
          <w:tcPr>
            <w:tcW w:w="8296" w:type="dxa"/>
            <w:gridSpan w:val="8"/>
          </w:tcPr>
          <w:p w:rsidR="00CC2B59" w:rsidRDefault="00CC2B59" w:rsidP="00BF6948">
            <w:r>
              <w:rPr>
                <w:rFonts w:hint="eastAsia"/>
              </w:rPr>
              <w:t>用例目的：测试</w:t>
            </w:r>
            <w:r w:rsidR="00BF6948">
              <w:rPr>
                <w:rFonts w:hint="eastAsia"/>
              </w:rPr>
              <w:t>查询</w:t>
            </w:r>
            <w:r w:rsidR="00376F32">
              <w:rPr>
                <w:rFonts w:hint="eastAsia"/>
              </w:rPr>
              <w:t>、删除</w:t>
            </w:r>
            <w:r w:rsidR="00BF6948">
              <w:rPr>
                <w:rFonts w:hint="eastAsia"/>
              </w:rPr>
              <w:t>基本功能</w:t>
            </w:r>
          </w:p>
        </w:tc>
      </w:tr>
      <w:tr w:rsidR="00CC2B59" w:rsidTr="001B2769">
        <w:tc>
          <w:tcPr>
            <w:tcW w:w="8296" w:type="dxa"/>
            <w:gridSpan w:val="8"/>
          </w:tcPr>
          <w:p w:rsidR="00CC2B59" w:rsidRDefault="00CC2B59" w:rsidP="001B2769">
            <w:r>
              <w:rPr>
                <w:rFonts w:hint="eastAsia"/>
              </w:rPr>
              <w:t>前提条件：n</w:t>
            </w:r>
            <w:r>
              <w:t xml:space="preserve">eo4j </w:t>
            </w:r>
            <w:r>
              <w:rPr>
                <w:rFonts w:hint="eastAsia"/>
              </w:rPr>
              <w:t>数据库启动服务</w:t>
            </w:r>
          </w:p>
        </w:tc>
      </w:tr>
      <w:tr w:rsidR="00CC2B59" w:rsidTr="001B2769">
        <w:tc>
          <w:tcPr>
            <w:tcW w:w="1271" w:type="dxa"/>
          </w:tcPr>
          <w:p w:rsidR="00CC2B59" w:rsidRDefault="00CC2B59" w:rsidP="001B2769">
            <w:r>
              <w:rPr>
                <w:rFonts w:hint="eastAsia"/>
              </w:rPr>
              <w:t>子用例编号</w:t>
            </w:r>
          </w:p>
        </w:tc>
        <w:tc>
          <w:tcPr>
            <w:tcW w:w="1774" w:type="dxa"/>
            <w:gridSpan w:val="2"/>
          </w:tcPr>
          <w:p w:rsidR="00CC2B59" w:rsidRDefault="00CC2B59" w:rsidP="001B2769">
            <w:r>
              <w:rPr>
                <w:rFonts w:hint="eastAsia"/>
              </w:rPr>
              <w:t>输入</w:t>
            </w:r>
          </w:p>
        </w:tc>
        <w:tc>
          <w:tcPr>
            <w:tcW w:w="1429" w:type="dxa"/>
          </w:tcPr>
          <w:p w:rsidR="00CC2B59" w:rsidRDefault="00CC2B59" w:rsidP="001B2769">
            <w:r>
              <w:rPr>
                <w:rFonts w:hint="eastAsia"/>
              </w:rPr>
              <w:t>操作步骤</w:t>
            </w:r>
          </w:p>
        </w:tc>
        <w:tc>
          <w:tcPr>
            <w:tcW w:w="1253" w:type="dxa"/>
          </w:tcPr>
          <w:p w:rsidR="00CC2B59" w:rsidRDefault="00CC2B59" w:rsidP="001B2769">
            <w:r>
              <w:rPr>
                <w:rFonts w:hint="eastAsia"/>
              </w:rPr>
              <w:t>期望结果</w:t>
            </w:r>
          </w:p>
        </w:tc>
        <w:tc>
          <w:tcPr>
            <w:tcW w:w="1251" w:type="dxa"/>
            <w:gridSpan w:val="2"/>
          </w:tcPr>
          <w:p w:rsidR="00CC2B59" w:rsidRDefault="00CC2B59" w:rsidP="001B2769">
            <w:r>
              <w:rPr>
                <w:rFonts w:hint="eastAsia"/>
              </w:rPr>
              <w:t>实测结果</w:t>
            </w:r>
          </w:p>
        </w:tc>
        <w:tc>
          <w:tcPr>
            <w:tcW w:w="1318" w:type="dxa"/>
          </w:tcPr>
          <w:p w:rsidR="00CC2B59" w:rsidRDefault="00CC2B59" w:rsidP="001B2769">
            <w:r>
              <w:rPr>
                <w:rFonts w:hint="eastAsia"/>
              </w:rPr>
              <w:t>备注</w:t>
            </w:r>
          </w:p>
        </w:tc>
      </w:tr>
      <w:tr w:rsidR="00CC2B59" w:rsidTr="001B2769">
        <w:tc>
          <w:tcPr>
            <w:tcW w:w="1271" w:type="dxa"/>
          </w:tcPr>
          <w:p w:rsidR="00CC2B59" w:rsidRDefault="00CC2B59" w:rsidP="001B2769">
            <w:pPr>
              <w:tabs>
                <w:tab w:val="left" w:pos="559"/>
              </w:tabs>
            </w:pPr>
            <w:r>
              <w:tab/>
              <w:t>0</w:t>
            </w:r>
            <w:r w:rsidR="001F24EC">
              <w:rPr>
                <w:rFonts w:hint="eastAsia"/>
              </w:rPr>
              <w:t>2</w:t>
            </w:r>
            <w:r>
              <w:t>01</w:t>
            </w:r>
          </w:p>
        </w:tc>
        <w:tc>
          <w:tcPr>
            <w:tcW w:w="1774" w:type="dxa"/>
            <w:gridSpan w:val="2"/>
          </w:tcPr>
          <w:p w:rsidR="00CC2B59" w:rsidRDefault="00CC2B59" w:rsidP="001B2769"/>
        </w:tc>
        <w:tc>
          <w:tcPr>
            <w:tcW w:w="1429" w:type="dxa"/>
          </w:tcPr>
          <w:p w:rsidR="00CC2B59" w:rsidRDefault="00CC2B59" w:rsidP="001B2769"/>
        </w:tc>
        <w:tc>
          <w:tcPr>
            <w:tcW w:w="1253" w:type="dxa"/>
          </w:tcPr>
          <w:p w:rsidR="00CC2B59" w:rsidRDefault="00CC2B59" w:rsidP="001B2769"/>
        </w:tc>
        <w:tc>
          <w:tcPr>
            <w:tcW w:w="1251" w:type="dxa"/>
            <w:gridSpan w:val="2"/>
          </w:tcPr>
          <w:p w:rsidR="00CC2B59" w:rsidRDefault="00CC2B59" w:rsidP="001B2769"/>
        </w:tc>
        <w:tc>
          <w:tcPr>
            <w:tcW w:w="1318" w:type="dxa"/>
          </w:tcPr>
          <w:p w:rsidR="00CC2B59" w:rsidRDefault="00CC2B59" w:rsidP="001B2769"/>
        </w:tc>
      </w:tr>
      <w:tr w:rsidR="00666665" w:rsidTr="001B2769">
        <w:tc>
          <w:tcPr>
            <w:tcW w:w="8296" w:type="dxa"/>
            <w:gridSpan w:val="8"/>
          </w:tcPr>
          <w:p w:rsidR="00666665" w:rsidRDefault="00666665" w:rsidP="001B2769">
            <w:r>
              <w:rPr>
                <w:rFonts w:hint="eastAsia"/>
              </w:rPr>
              <w:t>用例编号：</w:t>
            </w:r>
            <w:r w:rsidR="004C2DEC">
              <w:rPr>
                <w:rFonts w:hint="eastAsia"/>
              </w:rPr>
              <w:t>03</w:t>
            </w:r>
          </w:p>
        </w:tc>
      </w:tr>
      <w:tr w:rsidR="00666665" w:rsidTr="001B2769">
        <w:tc>
          <w:tcPr>
            <w:tcW w:w="8296" w:type="dxa"/>
            <w:gridSpan w:val="8"/>
          </w:tcPr>
          <w:p w:rsidR="00666665" w:rsidRDefault="00666665" w:rsidP="001B2769">
            <w:r>
              <w:rPr>
                <w:rFonts w:hint="eastAsia"/>
              </w:rPr>
              <w:t>用例目的：测试</w:t>
            </w:r>
            <w:r w:rsidR="004C2DEC">
              <w:rPr>
                <w:rFonts w:hint="eastAsia"/>
              </w:rPr>
              <w:t>数据库查询和插入的性能</w:t>
            </w:r>
          </w:p>
        </w:tc>
      </w:tr>
      <w:tr w:rsidR="00666665" w:rsidTr="001B2769">
        <w:tc>
          <w:tcPr>
            <w:tcW w:w="8296" w:type="dxa"/>
            <w:gridSpan w:val="8"/>
          </w:tcPr>
          <w:p w:rsidR="00666665" w:rsidRDefault="00666665" w:rsidP="001B2769">
            <w:r>
              <w:rPr>
                <w:rFonts w:hint="eastAsia"/>
              </w:rPr>
              <w:t>前提条件：n</w:t>
            </w:r>
            <w:r>
              <w:t xml:space="preserve">eo4j </w:t>
            </w:r>
            <w:r>
              <w:rPr>
                <w:rFonts w:hint="eastAsia"/>
              </w:rPr>
              <w:t>数据库启动服务</w:t>
            </w:r>
          </w:p>
        </w:tc>
      </w:tr>
      <w:tr w:rsidR="00666665" w:rsidTr="001B2769">
        <w:tc>
          <w:tcPr>
            <w:tcW w:w="1271" w:type="dxa"/>
          </w:tcPr>
          <w:p w:rsidR="00666665" w:rsidRDefault="00666665" w:rsidP="001B2769">
            <w:r>
              <w:rPr>
                <w:rFonts w:hint="eastAsia"/>
              </w:rPr>
              <w:t>子用例编号</w:t>
            </w:r>
          </w:p>
        </w:tc>
        <w:tc>
          <w:tcPr>
            <w:tcW w:w="1774" w:type="dxa"/>
            <w:gridSpan w:val="2"/>
          </w:tcPr>
          <w:p w:rsidR="00666665" w:rsidRDefault="00666665" w:rsidP="001B2769">
            <w:r>
              <w:rPr>
                <w:rFonts w:hint="eastAsia"/>
              </w:rPr>
              <w:t>输入</w:t>
            </w:r>
          </w:p>
        </w:tc>
        <w:tc>
          <w:tcPr>
            <w:tcW w:w="1429" w:type="dxa"/>
          </w:tcPr>
          <w:p w:rsidR="00666665" w:rsidRDefault="00666665" w:rsidP="001B2769">
            <w:r>
              <w:rPr>
                <w:rFonts w:hint="eastAsia"/>
              </w:rPr>
              <w:t>操作步骤</w:t>
            </w:r>
          </w:p>
        </w:tc>
        <w:tc>
          <w:tcPr>
            <w:tcW w:w="1253" w:type="dxa"/>
          </w:tcPr>
          <w:p w:rsidR="00666665" w:rsidRDefault="00666665" w:rsidP="001B2769">
            <w:r>
              <w:rPr>
                <w:rFonts w:hint="eastAsia"/>
              </w:rPr>
              <w:t>期望结果</w:t>
            </w:r>
          </w:p>
        </w:tc>
        <w:tc>
          <w:tcPr>
            <w:tcW w:w="1251" w:type="dxa"/>
            <w:gridSpan w:val="2"/>
          </w:tcPr>
          <w:p w:rsidR="00666665" w:rsidRDefault="00666665" w:rsidP="001B2769">
            <w:r>
              <w:rPr>
                <w:rFonts w:hint="eastAsia"/>
              </w:rPr>
              <w:t>实测结果</w:t>
            </w:r>
          </w:p>
        </w:tc>
        <w:tc>
          <w:tcPr>
            <w:tcW w:w="1318" w:type="dxa"/>
          </w:tcPr>
          <w:p w:rsidR="00666665" w:rsidRDefault="00666665" w:rsidP="001B2769">
            <w:r>
              <w:rPr>
                <w:rFonts w:hint="eastAsia"/>
              </w:rPr>
              <w:t>备注</w:t>
            </w:r>
          </w:p>
        </w:tc>
      </w:tr>
      <w:tr w:rsidR="00666665" w:rsidTr="001B2769">
        <w:tc>
          <w:tcPr>
            <w:tcW w:w="1271" w:type="dxa"/>
          </w:tcPr>
          <w:p w:rsidR="00666665" w:rsidRDefault="00666665" w:rsidP="001B2769">
            <w:pPr>
              <w:tabs>
                <w:tab w:val="left" w:pos="559"/>
              </w:tabs>
            </w:pPr>
            <w:r>
              <w:tab/>
              <w:t>0</w:t>
            </w:r>
            <w:r w:rsidR="004C2DEC">
              <w:rPr>
                <w:rFonts w:hint="eastAsia"/>
              </w:rPr>
              <w:t>3</w:t>
            </w:r>
            <w:r>
              <w:t>01</w:t>
            </w:r>
          </w:p>
        </w:tc>
        <w:tc>
          <w:tcPr>
            <w:tcW w:w="1774" w:type="dxa"/>
            <w:gridSpan w:val="2"/>
          </w:tcPr>
          <w:p w:rsidR="00666665" w:rsidRDefault="00666665" w:rsidP="001B2769"/>
        </w:tc>
        <w:tc>
          <w:tcPr>
            <w:tcW w:w="1429" w:type="dxa"/>
          </w:tcPr>
          <w:p w:rsidR="00666665" w:rsidRDefault="00666665" w:rsidP="001B2769"/>
        </w:tc>
        <w:tc>
          <w:tcPr>
            <w:tcW w:w="1253" w:type="dxa"/>
          </w:tcPr>
          <w:p w:rsidR="00666665" w:rsidRDefault="00666665" w:rsidP="001B2769"/>
        </w:tc>
        <w:tc>
          <w:tcPr>
            <w:tcW w:w="1251" w:type="dxa"/>
            <w:gridSpan w:val="2"/>
          </w:tcPr>
          <w:p w:rsidR="00666665" w:rsidRDefault="00666665" w:rsidP="001B2769"/>
        </w:tc>
        <w:tc>
          <w:tcPr>
            <w:tcW w:w="1318" w:type="dxa"/>
          </w:tcPr>
          <w:p w:rsidR="00666665" w:rsidRDefault="00666665" w:rsidP="001B2769"/>
        </w:tc>
      </w:tr>
    </w:tbl>
    <w:p w:rsidR="001A0659" w:rsidRPr="00BE4796" w:rsidRDefault="001A0659" w:rsidP="008F5D13">
      <w:pPr>
        <w:widowControl/>
        <w:spacing w:line="360" w:lineRule="auto"/>
        <w:rPr>
          <w:rFonts w:ascii="宋体-简" w:eastAsia="宋体-简" w:hAnsi="宋体-简" w:cs="宋体-简"/>
          <w:bCs/>
          <w:sz w:val="24"/>
          <w:szCs w:val="24"/>
        </w:rPr>
      </w:pPr>
    </w:p>
    <w:p w:rsidR="008D3CFF" w:rsidRDefault="00F67B7F" w:rsidP="008D3CFF">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2" w:name="_Toc27209626"/>
      <w:r>
        <w:rPr>
          <w:rFonts w:ascii="宋体-简" w:eastAsia="宋体-简" w:hAnsi="宋体-简" w:cs="宋体-简" w:hint="eastAsia"/>
          <w:b/>
          <w:bCs/>
          <w:sz w:val="24"/>
          <w:szCs w:val="24"/>
        </w:rPr>
        <w:t>社区功能测试</w:t>
      </w:r>
      <w:bookmarkEnd w:id="42"/>
    </w:p>
    <w:p w:rsidR="00B2594E" w:rsidRDefault="00B2594E" w:rsidP="00B2594E">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对于社区功能</w:t>
      </w:r>
      <w:r w:rsidR="00497D88">
        <w:rPr>
          <w:rFonts w:ascii="宋体-简" w:eastAsia="宋体-简" w:hAnsi="宋体-简" w:cs="宋体-简" w:hint="eastAsia"/>
          <w:bCs/>
          <w:sz w:val="24"/>
          <w:szCs w:val="24"/>
        </w:rPr>
        <w:t>的测试</w:t>
      </w:r>
      <w:r>
        <w:rPr>
          <w:rFonts w:ascii="宋体-简" w:eastAsia="宋体-简" w:hAnsi="宋体-简" w:cs="宋体-简" w:hint="eastAsia"/>
          <w:bCs/>
          <w:sz w:val="24"/>
          <w:szCs w:val="24"/>
        </w:rPr>
        <w:t>，我们的测试计划如下表：</w:t>
      </w:r>
    </w:p>
    <w:tbl>
      <w:tblPr>
        <w:tblStyle w:val="a9"/>
        <w:tblW w:w="0" w:type="auto"/>
        <w:tblLayout w:type="fixed"/>
        <w:tblLook w:val="04A0" w:firstRow="1" w:lastRow="0" w:firstColumn="1" w:lastColumn="0" w:noHBand="0" w:noVBand="1"/>
      </w:tblPr>
      <w:tblGrid>
        <w:gridCol w:w="1271"/>
        <w:gridCol w:w="868"/>
        <w:gridCol w:w="906"/>
        <w:gridCol w:w="1429"/>
        <w:gridCol w:w="1253"/>
        <w:gridCol w:w="610"/>
        <w:gridCol w:w="641"/>
        <w:gridCol w:w="1318"/>
      </w:tblGrid>
      <w:tr w:rsidR="00B2594E" w:rsidTr="001B2769">
        <w:tc>
          <w:tcPr>
            <w:tcW w:w="2139" w:type="dxa"/>
            <w:gridSpan w:val="2"/>
          </w:tcPr>
          <w:p w:rsidR="00B2594E" w:rsidRDefault="00B2594E" w:rsidP="001B2769">
            <w:r>
              <w:rPr>
                <w:rFonts w:hint="eastAsia"/>
              </w:rPr>
              <w:t>项目名称：</w:t>
            </w:r>
          </w:p>
        </w:tc>
        <w:tc>
          <w:tcPr>
            <w:tcW w:w="2335" w:type="dxa"/>
            <w:gridSpan w:val="2"/>
          </w:tcPr>
          <w:p w:rsidR="00B2594E" w:rsidRDefault="00B2594E" w:rsidP="001B2769">
            <w:r>
              <w:t>APK</w:t>
            </w:r>
            <w:r>
              <w:rPr>
                <w:rFonts w:hint="eastAsia"/>
              </w:rPr>
              <w:t>权限分析工具</w:t>
            </w:r>
          </w:p>
        </w:tc>
        <w:tc>
          <w:tcPr>
            <w:tcW w:w="1863" w:type="dxa"/>
            <w:gridSpan w:val="2"/>
          </w:tcPr>
          <w:p w:rsidR="00B2594E" w:rsidRDefault="00B2594E" w:rsidP="001B2769">
            <w:r>
              <w:rPr>
                <w:rFonts w:hint="eastAsia"/>
              </w:rPr>
              <w:t>配置版本：</w:t>
            </w:r>
          </w:p>
        </w:tc>
        <w:tc>
          <w:tcPr>
            <w:tcW w:w="1959" w:type="dxa"/>
            <w:gridSpan w:val="2"/>
          </w:tcPr>
          <w:p w:rsidR="00B2594E" w:rsidRDefault="00B2594E" w:rsidP="001B2769">
            <w:r>
              <w:rPr>
                <w:rFonts w:hint="eastAsia"/>
              </w:rPr>
              <w:t>Windows10</w:t>
            </w:r>
          </w:p>
        </w:tc>
      </w:tr>
      <w:tr w:rsidR="00B2594E" w:rsidTr="001B2769">
        <w:tc>
          <w:tcPr>
            <w:tcW w:w="2139" w:type="dxa"/>
            <w:gridSpan w:val="2"/>
          </w:tcPr>
          <w:p w:rsidR="00B2594E" w:rsidRDefault="00B2594E" w:rsidP="001B2769">
            <w:r>
              <w:rPr>
                <w:rFonts w:hint="eastAsia"/>
              </w:rPr>
              <w:t>测试人：</w:t>
            </w:r>
          </w:p>
        </w:tc>
        <w:tc>
          <w:tcPr>
            <w:tcW w:w="2335" w:type="dxa"/>
            <w:gridSpan w:val="2"/>
          </w:tcPr>
          <w:p w:rsidR="00B2594E" w:rsidRDefault="00B2594E" w:rsidP="001B2769"/>
        </w:tc>
        <w:tc>
          <w:tcPr>
            <w:tcW w:w="1863" w:type="dxa"/>
            <w:gridSpan w:val="2"/>
          </w:tcPr>
          <w:p w:rsidR="00B2594E" w:rsidRDefault="00B2594E" w:rsidP="001B2769">
            <w:r>
              <w:rPr>
                <w:rFonts w:hint="eastAsia"/>
              </w:rPr>
              <w:t>测试时间：</w:t>
            </w:r>
          </w:p>
        </w:tc>
        <w:tc>
          <w:tcPr>
            <w:tcW w:w="1959" w:type="dxa"/>
            <w:gridSpan w:val="2"/>
          </w:tcPr>
          <w:p w:rsidR="00B2594E" w:rsidRDefault="00B2594E" w:rsidP="001B2769">
            <w:r>
              <w:rPr>
                <w:rFonts w:hint="eastAsia"/>
              </w:rPr>
              <w:t>2019.11.2</w:t>
            </w:r>
            <w:r w:rsidR="000827D0">
              <w:rPr>
                <w:rFonts w:hint="eastAsia"/>
              </w:rPr>
              <w:t>5</w:t>
            </w:r>
          </w:p>
        </w:tc>
      </w:tr>
      <w:tr w:rsidR="00B2594E" w:rsidTr="001B2769">
        <w:tc>
          <w:tcPr>
            <w:tcW w:w="8296" w:type="dxa"/>
            <w:gridSpan w:val="8"/>
          </w:tcPr>
          <w:p w:rsidR="00B2594E" w:rsidRDefault="00B2594E" w:rsidP="001B2769">
            <w:r>
              <w:rPr>
                <w:rFonts w:hint="eastAsia"/>
              </w:rPr>
              <w:t>用例编号：01</w:t>
            </w:r>
          </w:p>
        </w:tc>
      </w:tr>
      <w:tr w:rsidR="00B2594E" w:rsidTr="001B2769">
        <w:tc>
          <w:tcPr>
            <w:tcW w:w="8296" w:type="dxa"/>
            <w:gridSpan w:val="8"/>
          </w:tcPr>
          <w:p w:rsidR="00B2594E" w:rsidRDefault="00B2594E" w:rsidP="001B2769">
            <w:r>
              <w:rPr>
                <w:rFonts w:hint="eastAsia"/>
              </w:rPr>
              <w:t>用例目的：测试</w:t>
            </w:r>
            <w:r w:rsidR="00CE05F8">
              <w:rPr>
                <w:rFonts w:hint="eastAsia"/>
              </w:rPr>
              <w:t>登陆</w:t>
            </w:r>
            <w:r>
              <w:rPr>
                <w:rFonts w:hint="eastAsia"/>
              </w:rPr>
              <w:t>功能</w:t>
            </w:r>
          </w:p>
        </w:tc>
      </w:tr>
      <w:tr w:rsidR="00B2594E" w:rsidTr="001B2769">
        <w:tc>
          <w:tcPr>
            <w:tcW w:w="8296" w:type="dxa"/>
            <w:gridSpan w:val="8"/>
          </w:tcPr>
          <w:p w:rsidR="00B2594E" w:rsidRDefault="00B2594E" w:rsidP="001B2769">
            <w:r>
              <w:rPr>
                <w:rFonts w:hint="eastAsia"/>
              </w:rPr>
              <w:lastRenderedPageBreak/>
              <w:t>前提条件：</w:t>
            </w:r>
            <w:r w:rsidR="00CD4BA2">
              <w:rPr>
                <w:rFonts w:hint="eastAsia"/>
              </w:rPr>
              <w:t>无</w:t>
            </w:r>
          </w:p>
        </w:tc>
      </w:tr>
      <w:tr w:rsidR="00B2594E" w:rsidTr="001B2769">
        <w:tc>
          <w:tcPr>
            <w:tcW w:w="1271" w:type="dxa"/>
          </w:tcPr>
          <w:p w:rsidR="00B2594E" w:rsidRDefault="00B2594E" w:rsidP="001B2769">
            <w:r>
              <w:rPr>
                <w:rFonts w:hint="eastAsia"/>
              </w:rPr>
              <w:t>子用例编号</w:t>
            </w:r>
          </w:p>
        </w:tc>
        <w:tc>
          <w:tcPr>
            <w:tcW w:w="1774" w:type="dxa"/>
            <w:gridSpan w:val="2"/>
          </w:tcPr>
          <w:p w:rsidR="00B2594E" w:rsidRDefault="00B2594E" w:rsidP="001B2769">
            <w:r>
              <w:rPr>
                <w:rFonts w:hint="eastAsia"/>
              </w:rPr>
              <w:t>输入</w:t>
            </w:r>
          </w:p>
        </w:tc>
        <w:tc>
          <w:tcPr>
            <w:tcW w:w="1429" w:type="dxa"/>
          </w:tcPr>
          <w:p w:rsidR="00B2594E" w:rsidRDefault="00B2594E" w:rsidP="001B2769">
            <w:r>
              <w:rPr>
                <w:rFonts w:hint="eastAsia"/>
              </w:rPr>
              <w:t>操作步骤</w:t>
            </w:r>
          </w:p>
        </w:tc>
        <w:tc>
          <w:tcPr>
            <w:tcW w:w="1253" w:type="dxa"/>
          </w:tcPr>
          <w:p w:rsidR="00B2594E" w:rsidRDefault="00B2594E" w:rsidP="001B2769">
            <w:r>
              <w:rPr>
                <w:rFonts w:hint="eastAsia"/>
              </w:rPr>
              <w:t>期望结果</w:t>
            </w:r>
          </w:p>
        </w:tc>
        <w:tc>
          <w:tcPr>
            <w:tcW w:w="1251" w:type="dxa"/>
            <w:gridSpan w:val="2"/>
          </w:tcPr>
          <w:p w:rsidR="00B2594E" w:rsidRDefault="00B2594E" w:rsidP="001B2769">
            <w:r>
              <w:rPr>
                <w:rFonts w:hint="eastAsia"/>
              </w:rPr>
              <w:t>实测结果</w:t>
            </w:r>
          </w:p>
        </w:tc>
        <w:tc>
          <w:tcPr>
            <w:tcW w:w="1318" w:type="dxa"/>
          </w:tcPr>
          <w:p w:rsidR="00B2594E" w:rsidRDefault="00B2594E" w:rsidP="001B2769">
            <w:r>
              <w:rPr>
                <w:rFonts w:hint="eastAsia"/>
              </w:rPr>
              <w:t>备注</w:t>
            </w:r>
          </w:p>
        </w:tc>
      </w:tr>
      <w:tr w:rsidR="00B2594E" w:rsidTr="001B2769">
        <w:tc>
          <w:tcPr>
            <w:tcW w:w="1271" w:type="dxa"/>
          </w:tcPr>
          <w:p w:rsidR="00B2594E" w:rsidRDefault="00B2594E" w:rsidP="001B2769">
            <w:pPr>
              <w:tabs>
                <w:tab w:val="left" w:pos="559"/>
              </w:tabs>
            </w:pPr>
            <w:r>
              <w:tab/>
              <w:t>0101</w:t>
            </w:r>
          </w:p>
        </w:tc>
        <w:tc>
          <w:tcPr>
            <w:tcW w:w="1774" w:type="dxa"/>
            <w:gridSpan w:val="2"/>
          </w:tcPr>
          <w:p w:rsidR="00B2594E" w:rsidRDefault="00B2594E" w:rsidP="001B2769"/>
        </w:tc>
        <w:tc>
          <w:tcPr>
            <w:tcW w:w="1429" w:type="dxa"/>
          </w:tcPr>
          <w:p w:rsidR="00B2594E" w:rsidRDefault="00B2594E" w:rsidP="001B2769"/>
        </w:tc>
        <w:tc>
          <w:tcPr>
            <w:tcW w:w="1253" w:type="dxa"/>
          </w:tcPr>
          <w:p w:rsidR="00B2594E" w:rsidRDefault="00B2594E" w:rsidP="001B2769"/>
        </w:tc>
        <w:tc>
          <w:tcPr>
            <w:tcW w:w="1251" w:type="dxa"/>
            <w:gridSpan w:val="2"/>
          </w:tcPr>
          <w:p w:rsidR="00B2594E" w:rsidRDefault="00B2594E" w:rsidP="001B2769"/>
        </w:tc>
        <w:tc>
          <w:tcPr>
            <w:tcW w:w="1318" w:type="dxa"/>
          </w:tcPr>
          <w:p w:rsidR="00B2594E" w:rsidRDefault="00B2594E" w:rsidP="001B2769"/>
        </w:tc>
      </w:tr>
      <w:tr w:rsidR="00B2594E" w:rsidTr="001B2769">
        <w:tc>
          <w:tcPr>
            <w:tcW w:w="8296" w:type="dxa"/>
            <w:gridSpan w:val="8"/>
          </w:tcPr>
          <w:p w:rsidR="00B2594E" w:rsidRDefault="00B2594E" w:rsidP="001B2769">
            <w:r>
              <w:rPr>
                <w:rFonts w:hint="eastAsia"/>
              </w:rPr>
              <w:t>用例编号：0</w:t>
            </w:r>
            <w:r>
              <w:t>2</w:t>
            </w:r>
          </w:p>
        </w:tc>
      </w:tr>
      <w:tr w:rsidR="00B2594E" w:rsidTr="001B2769">
        <w:tc>
          <w:tcPr>
            <w:tcW w:w="8296" w:type="dxa"/>
            <w:gridSpan w:val="8"/>
          </w:tcPr>
          <w:p w:rsidR="00B2594E" w:rsidRDefault="00B2594E" w:rsidP="00385E66">
            <w:r>
              <w:rPr>
                <w:rFonts w:hint="eastAsia"/>
              </w:rPr>
              <w:t>用例目的：测试</w:t>
            </w:r>
            <w:r w:rsidR="00385E66">
              <w:rPr>
                <w:rFonts w:hint="eastAsia"/>
              </w:rPr>
              <w:t>退出功能</w:t>
            </w:r>
          </w:p>
        </w:tc>
      </w:tr>
      <w:tr w:rsidR="00B2594E" w:rsidTr="001B2769">
        <w:tc>
          <w:tcPr>
            <w:tcW w:w="8296" w:type="dxa"/>
            <w:gridSpan w:val="8"/>
          </w:tcPr>
          <w:p w:rsidR="00B2594E" w:rsidRDefault="00B2594E" w:rsidP="00385E66">
            <w:r>
              <w:rPr>
                <w:rFonts w:hint="eastAsia"/>
              </w:rPr>
              <w:t>前提条件：</w:t>
            </w:r>
            <w:r w:rsidR="00385E66">
              <w:rPr>
                <w:rFonts w:hint="eastAsia"/>
              </w:rPr>
              <w:t>无</w:t>
            </w:r>
            <w:r w:rsidR="00385E66">
              <w:t xml:space="preserve"> </w:t>
            </w:r>
          </w:p>
        </w:tc>
      </w:tr>
      <w:tr w:rsidR="00B2594E" w:rsidTr="001B2769">
        <w:tc>
          <w:tcPr>
            <w:tcW w:w="1271" w:type="dxa"/>
          </w:tcPr>
          <w:p w:rsidR="00B2594E" w:rsidRDefault="00B2594E" w:rsidP="001B2769">
            <w:r>
              <w:rPr>
                <w:rFonts w:hint="eastAsia"/>
              </w:rPr>
              <w:t>子用例编号</w:t>
            </w:r>
          </w:p>
        </w:tc>
        <w:tc>
          <w:tcPr>
            <w:tcW w:w="1774" w:type="dxa"/>
            <w:gridSpan w:val="2"/>
          </w:tcPr>
          <w:p w:rsidR="00B2594E" w:rsidRDefault="00B2594E" w:rsidP="001B2769">
            <w:r>
              <w:rPr>
                <w:rFonts w:hint="eastAsia"/>
              </w:rPr>
              <w:t>输入</w:t>
            </w:r>
          </w:p>
        </w:tc>
        <w:tc>
          <w:tcPr>
            <w:tcW w:w="1429" w:type="dxa"/>
          </w:tcPr>
          <w:p w:rsidR="00B2594E" w:rsidRDefault="00B2594E" w:rsidP="001B2769">
            <w:r>
              <w:rPr>
                <w:rFonts w:hint="eastAsia"/>
              </w:rPr>
              <w:t>操作步骤</w:t>
            </w:r>
          </w:p>
        </w:tc>
        <w:tc>
          <w:tcPr>
            <w:tcW w:w="1253" w:type="dxa"/>
          </w:tcPr>
          <w:p w:rsidR="00B2594E" w:rsidRDefault="00B2594E" w:rsidP="001B2769">
            <w:r>
              <w:rPr>
                <w:rFonts w:hint="eastAsia"/>
              </w:rPr>
              <w:t>期望结果</w:t>
            </w:r>
          </w:p>
        </w:tc>
        <w:tc>
          <w:tcPr>
            <w:tcW w:w="1251" w:type="dxa"/>
            <w:gridSpan w:val="2"/>
          </w:tcPr>
          <w:p w:rsidR="00B2594E" w:rsidRDefault="00B2594E" w:rsidP="001B2769">
            <w:r>
              <w:rPr>
                <w:rFonts w:hint="eastAsia"/>
              </w:rPr>
              <w:t>实测结果</w:t>
            </w:r>
          </w:p>
        </w:tc>
        <w:tc>
          <w:tcPr>
            <w:tcW w:w="1318" w:type="dxa"/>
          </w:tcPr>
          <w:p w:rsidR="00B2594E" w:rsidRDefault="00B2594E" w:rsidP="001B2769">
            <w:r>
              <w:rPr>
                <w:rFonts w:hint="eastAsia"/>
              </w:rPr>
              <w:t>备注</w:t>
            </w:r>
          </w:p>
        </w:tc>
      </w:tr>
      <w:tr w:rsidR="00B2594E" w:rsidTr="001B2769">
        <w:tc>
          <w:tcPr>
            <w:tcW w:w="1271" w:type="dxa"/>
          </w:tcPr>
          <w:p w:rsidR="00B2594E" w:rsidRDefault="00B2594E" w:rsidP="001B2769">
            <w:pPr>
              <w:tabs>
                <w:tab w:val="left" w:pos="559"/>
              </w:tabs>
            </w:pPr>
            <w:r>
              <w:tab/>
              <w:t>0</w:t>
            </w:r>
            <w:r>
              <w:rPr>
                <w:rFonts w:hint="eastAsia"/>
              </w:rPr>
              <w:t>2</w:t>
            </w:r>
            <w:r>
              <w:t>01</w:t>
            </w:r>
          </w:p>
        </w:tc>
        <w:tc>
          <w:tcPr>
            <w:tcW w:w="1774" w:type="dxa"/>
            <w:gridSpan w:val="2"/>
          </w:tcPr>
          <w:p w:rsidR="00B2594E" w:rsidRDefault="00B2594E" w:rsidP="001B2769"/>
        </w:tc>
        <w:tc>
          <w:tcPr>
            <w:tcW w:w="1429" w:type="dxa"/>
          </w:tcPr>
          <w:p w:rsidR="00B2594E" w:rsidRDefault="00B2594E" w:rsidP="001B2769"/>
        </w:tc>
        <w:tc>
          <w:tcPr>
            <w:tcW w:w="1253" w:type="dxa"/>
          </w:tcPr>
          <w:p w:rsidR="00B2594E" w:rsidRDefault="00B2594E" w:rsidP="001B2769"/>
        </w:tc>
        <w:tc>
          <w:tcPr>
            <w:tcW w:w="1251" w:type="dxa"/>
            <w:gridSpan w:val="2"/>
          </w:tcPr>
          <w:p w:rsidR="00B2594E" w:rsidRDefault="00B2594E" w:rsidP="001B2769"/>
        </w:tc>
        <w:tc>
          <w:tcPr>
            <w:tcW w:w="1318" w:type="dxa"/>
          </w:tcPr>
          <w:p w:rsidR="00B2594E" w:rsidRDefault="00B2594E" w:rsidP="001B2769"/>
        </w:tc>
      </w:tr>
      <w:tr w:rsidR="00B2594E" w:rsidTr="001B2769">
        <w:tc>
          <w:tcPr>
            <w:tcW w:w="8296" w:type="dxa"/>
            <w:gridSpan w:val="8"/>
          </w:tcPr>
          <w:p w:rsidR="00B2594E" w:rsidRDefault="00B2594E" w:rsidP="001B2769">
            <w:r>
              <w:rPr>
                <w:rFonts w:hint="eastAsia"/>
              </w:rPr>
              <w:t>用例编号：03</w:t>
            </w:r>
          </w:p>
        </w:tc>
      </w:tr>
      <w:tr w:rsidR="00B2594E" w:rsidTr="001B2769">
        <w:tc>
          <w:tcPr>
            <w:tcW w:w="8296" w:type="dxa"/>
            <w:gridSpan w:val="8"/>
          </w:tcPr>
          <w:p w:rsidR="00B2594E" w:rsidRDefault="00B2594E" w:rsidP="001B2769">
            <w:r>
              <w:rPr>
                <w:rFonts w:hint="eastAsia"/>
              </w:rPr>
              <w:t>用例目的：</w:t>
            </w:r>
            <w:r w:rsidR="005441C9">
              <w:rPr>
                <w:rFonts w:hint="eastAsia"/>
              </w:rPr>
              <w:t>测试用户注册功能</w:t>
            </w:r>
          </w:p>
        </w:tc>
      </w:tr>
      <w:tr w:rsidR="00B2594E" w:rsidTr="001B2769">
        <w:tc>
          <w:tcPr>
            <w:tcW w:w="8296" w:type="dxa"/>
            <w:gridSpan w:val="8"/>
          </w:tcPr>
          <w:p w:rsidR="00B2594E" w:rsidRDefault="00B2594E" w:rsidP="00F8768C">
            <w:r>
              <w:rPr>
                <w:rFonts w:hint="eastAsia"/>
              </w:rPr>
              <w:t>前提条件：</w:t>
            </w:r>
            <w:r w:rsidR="00F8768C">
              <w:rPr>
                <w:rFonts w:hint="eastAsia"/>
              </w:rPr>
              <w:t>无</w:t>
            </w:r>
            <w:r w:rsidR="00F8768C">
              <w:t xml:space="preserve"> </w:t>
            </w:r>
          </w:p>
        </w:tc>
      </w:tr>
      <w:tr w:rsidR="00B2594E" w:rsidTr="001B2769">
        <w:tc>
          <w:tcPr>
            <w:tcW w:w="1271" w:type="dxa"/>
          </w:tcPr>
          <w:p w:rsidR="00B2594E" w:rsidRDefault="00B2594E" w:rsidP="001B2769">
            <w:r>
              <w:rPr>
                <w:rFonts w:hint="eastAsia"/>
              </w:rPr>
              <w:t>子用例编号</w:t>
            </w:r>
          </w:p>
        </w:tc>
        <w:tc>
          <w:tcPr>
            <w:tcW w:w="1774" w:type="dxa"/>
            <w:gridSpan w:val="2"/>
          </w:tcPr>
          <w:p w:rsidR="00B2594E" w:rsidRDefault="00B2594E" w:rsidP="001B2769">
            <w:r>
              <w:rPr>
                <w:rFonts w:hint="eastAsia"/>
              </w:rPr>
              <w:t>输入</w:t>
            </w:r>
          </w:p>
        </w:tc>
        <w:tc>
          <w:tcPr>
            <w:tcW w:w="1429" w:type="dxa"/>
          </w:tcPr>
          <w:p w:rsidR="00B2594E" w:rsidRDefault="00B2594E" w:rsidP="001B2769">
            <w:r>
              <w:rPr>
                <w:rFonts w:hint="eastAsia"/>
              </w:rPr>
              <w:t>操作步骤</w:t>
            </w:r>
          </w:p>
        </w:tc>
        <w:tc>
          <w:tcPr>
            <w:tcW w:w="1253" w:type="dxa"/>
          </w:tcPr>
          <w:p w:rsidR="00B2594E" w:rsidRDefault="00B2594E" w:rsidP="001B2769">
            <w:r>
              <w:rPr>
                <w:rFonts w:hint="eastAsia"/>
              </w:rPr>
              <w:t>期望结果</w:t>
            </w:r>
          </w:p>
        </w:tc>
        <w:tc>
          <w:tcPr>
            <w:tcW w:w="1251" w:type="dxa"/>
            <w:gridSpan w:val="2"/>
          </w:tcPr>
          <w:p w:rsidR="00B2594E" w:rsidRDefault="00B2594E" w:rsidP="001B2769">
            <w:r>
              <w:rPr>
                <w:rFonts w:hint="eastAsia"/>
              </w:rPr>
              <w:t>实测结果</w:t>
            </w:r>
          </w:p>
        </w:tc>
        <w:tc>
          <w:tcPr>
            <w:tcW w:w="1318" w:type="dxa"/>
          </w:tcPr>
          <w:p w:rsidR="00B2594E" w:rsidRDefault="00B2594E" w:rsidP="001B2769">
            <w:r>
              <w:rPr>
                <w:rFonts w:hint="eastAsia"/>
              </w:rPr>
              <w:t>备注</w:t>
            </w:r>
          </w:p>
        </w:tc>
      </w:tr>
      <w:tr w:rsidR="00B2594E" w:rsidTr="001B2769">
        <w:tc>
          <w:tcPr>
            <w:tcW w:w="1271" w:type="dxa"/>
          </w:tcPr>
          <w:p w:rsidR="00B2594E" w:rsidRDefault="00B2594E" w:rsidP="001B2769">
            <w:pPr>
              <w:tabs>
                <w:tab w:val="left" w:pos="559"/>
              </w:tabs>
            </w:pPr>
            <w:r>
              <w:tab/>
              <w:t>0</w:t>
            </w:r>
            <w:r>
              <w:rPr>
                <w:rFonts w:hint="eastAsia"/>
              </w:rPr>
              <w:t>3</w:t>
            </w:r>
            <w:r>
              <w:t>01</w:t>
            </w:r>
          </w:p>
        </w:tc>
        <w:tc>
          <w:tcPr>
            <w:tcW w:w="1774" w:type="dxa"/>
            <w:gridSpan w:val="2"/>
          </w:tcPr>
          <w:p w:rsidR="00B2594E" w:rsidRDefault="00B2594E" w:rsidP="001B2769"/>
        </w:tc>
        <w:tc>
          <w:tcPr>
            <w:tcW w:w="1429" w:type="dxa"/>
          </w:tcPr>
          <w:p w:rsidR="00B2594E" w:rsidRDefault="00B2594E" w:rsidP="001B2769"/>
        </w:tc>
        <w:tc>
          <w:tcPr>
            <w:tcW w:w="1253" w:type="dxa"/>
          </w:tcPr>
          <w:p w:rsidR="00B2594E" w:rsidRDefault="00B2594E" w:rsidP="001B2769"/>
        </w:tc>
        <w:tc>
          <w:tcPr>
            <w:tcW w:w="1251" w:type="dxa"/>
            <w:gridSpan w:val="2"/>
          </w:tcPr>
          <w:p w:rsidR="00B2594E" w:rsidRDefault="00B2594E" w:rsidP="001B2769"/>
        </w:tc>
        <w:tc>
          <w:tcPr>
            <w:tcW w:w="1318" w:type="dxa"/>
          </w:tcPr>
          <w:p w:rsidR="00B2594E" w:rsidRDefault="00B2594E" w:rsidP="001B2769"/>
        </w:tc>
      </w:tr>
      <w:tr w:rsidR="00F74F30" w:rsidTr="001B2769">
        <w:tc>
          <w:tcPr>
            <w:tcW w:w="8296" w:type="dxa"/>
            <w:gridSpan w:val="8"/>
          </w:tcPr>
          <w:p w:rsidR="00F74F30" w:rsidRDefault="00F74F30" w:rsidP="001B2769">
            <w:r>
              <w:rPr>
                <w:rFonts w:hint="eastAsia"/>
              </w:rPr>
              <w:t>用例编号：04</w:t>
            </w:r>
          </w:p>
        </w:tc>
      </w:tr>
      <w:tr w:rsidR="00F74F30" w:rsidTr="001B2769">
        <w:tc>
          <w:tcPr>
            <w:tcW w:w="8296" w:type="dxa"/>
            <w:gridSpan w:val="8"/>
          </w:tcPr>
          <w:p w:rsidR="00F74F30" w:rsidRDefault="00F74F30" w:rsidP="001B2769">
            <w:r>
              <w:rPr>
                <w:rFonts w:hint="eastAsia"/>
              </w:rPr>
              <w:t>用例目的：测试用户</w:t>
            </w:r>
            <w:r w:rsidR="00DC0CE8">
              <w:rPr>
                <w:rFonts w:hint="eastAsia"/>
              </w:rPr>
              <w:t>添加好友功能</w:t>
            </w:r>
          </w:p>
        </w:tc>
      </w:tr>
      <w:tr w:rsidR="00F74F30" w:rsidTr="001B2769">
        <w:tc>
          <w:tcPr>
            <w:tcW w:w="8296" w:type="dxa"/>
            <w:gridSpan w:val="8"/>
          </w:tcPr>
          <w:p w:rsidR="00F74F30" w:rsidRDefault="00F74F30" w:rsidP="001B2769">
            <w:r>
              <w:rPr>
                <w:rFonts w:hint="eastAsia"/>
              </w:rPr>
              <w:t>前提条件：无</w:t>
            </w:r>
            <w:r>
              <w:t xml:space="preserve"> </w:t>
            </w:r>
          </w:p>
        </w:tc>
      </w:tr>
      <w:tr w:rsidR="00F74F30" w:rsidTr="001B2769">
        <w:tc>
          <w:tcPr>
            <w:tcW w:w="1271" w:type="dxa"/>
          </w:tcPr>
          <w:p w:rsidR="00F74F30" w:rsidRDefault="00F74F30" w:rsidP="001B2769">
            <w:r>
              <w:rPr>
                <w:rFonts w:hint="eastAsia"/>
              </w:rPr>
              <w:t>子用例编号</w:t>
            </w:r>
          </w:p>
        </w:tc>
        <w:tc>
          <w:tcPr>
            <w:tcW w:w="1774" w:type="dxa"/>
            <w:gridSpan w:val="2"/>
          </w:tcPr>
          <w:p w:rsidR="00F74F30" w:rsidRDefault="00F74F30" w:rsidP="001B2769">
            <w:r>
              <w:rPr>
                <w:rFonts w:hint="eastAsia"/>
              </w:rPr>
              <w:t>输入</w:t>
            </w:r>
          </w:p>
        </w:tc>
        <w:tc>
          <w:tcPr>
            <w:tcW w:w="1429" w:type="dxa"/>
          </w:tcPr>
          <w:p w:rsidR="00F74F30" w:rsidRDefault="00F74F30" w:rsidP="001B2769">
            <w:r>
              <w:rPr>
                <w:rFonts w:hint="eastAsia"/>
              </w:rPr>
              <w:t>操作步骤</w:t>
            </w:r>
          </w:p>
        </w:tc>
        <w:tc>
          <w:tcPr>
            <w:tcW w:w="1253" w:type="dxa"/>
          </w:tcPr>
          <w:p w:rsidR="00F74F30" w:rsidRDefault="00F74F30" w:rsidP="001B2769">
            <w:r>
              <w:rPr>
                <w:rFonts w:hint="eastAsia"/>
              </w:rPr>
              <w:t>期望结果</w:t>
            </w:r>
          </w:p>
        </w:tc>
        <w:tc>
          <w:tcPr>
            <w:tcW w:w="1251" w:type="dxa"/>
            <w:gridSpan w:val="2"/>
          </w:tcPr>
          <w:p w:rsidR="00F74F30" w:rsidRDefault="00F74F30" w:rsidP="001B2769">
            <w:r>
              <w:rPr>
                <w:rFonts w:hint="eastAsia"/>
              </w:rPr>
              <w:t>实测结果</w:t>
            </w:r>
          </w:p>
        </w:tc>
        <w:tc>
          <w:tcPr>
            <w:tcW w:w="1318" w:type="dxa"/>
          </w:tcPr>
          <w:p w:rsidR="00F74F30" w:rsidRDefault="00F74F30" w:rsidP="001B2769">
            <w:r>
              <w:rPr>
                <w:rFonts w:hint="eastAsia"/>
              </w:rPr>
              <w:t>备注</w:t>
            </w:r>
          </w:p>
        </w:tc>
      </w:tr>
      <w:tr w:rsidR="00F74F30" w:rsidTr="001B2769">
        <w:tc>
          <w:tcPr>
            <w:tcW w:w="1271" w:type="dxa"/>
          </w:tcPr>
          <w:p w:rsidR="00F74F30" w:rsidRDefault="00F74F30" w:rsidP="001B2769">
            <w:pPr>
              <w:tabs>
                <w:tab w:val="left" w:pos="559"/>
              </w:tabs>
            </w:pPr>
            <w:r>
              <w:tab/>
              <w:t>0</w:t>
            </w:r>
            <w:r w:rsidR="00B41AA1">
              <w:rPr>
                <w:rFonts w:hint="eastAsia"/>
              </w:rPr>
              <w:t>4</w:t>
            </w:r>
            <w:r>
              <w:t>01</w:t>
            </w:r>
          </w:p>
        </w:tc>
        <w:tc>
          <w:tcPr>
            <w:tcW w:w="1774" w:type="dxa"/>
            <w:gridSpan w:val="2"/>
          </w:tcPr>
          <w:p w:rsidR="00F74F30" w:rsidRDefault="00F74F30" w:rsidP="001B2769"/>
        </w:tc>
        <w:tc>
          <w:tcPr>
            <w:tcW w:w="1429" w:type="dxa"/>
          </w:tcPr>
          <w:p w:rsidR="00F74F30" w:rsidRDefault="00F74F30" w:rsidP="001B2769"/>
        </w:tc>
        <w:tc>
          <w:tcPr>
            <w:tcW w:w="1253" w:type="dxa"/>
          </w:tcPr>
          <w:p w:rsidR="00F74F30" w:rsidRDefault="00F74F30" w:rsidP="001B2769"/>
        </w:tc>
        <w:tc>
          <w:tcPr>
            <w:tcW w:w="1251" w:type="dxa"/>
            <w:gridSpan w:val="2"/>
          </w:tcPr>
          <w:p w:rsidR="00F74F30" w:rsidRDefault="00F74F30" w:rsidP="001B2769"/>
        </w:tc>
        <w:tc>
          <w:tcPr>
            <w:tcW w:w="1318" w:type="dxa"/>
          </w:tcPr>
          <w:p w:rsidR="00F74F30" w:rsidRDefault="00F74F30" w:rsidP="001B2769"/>
        </w:tc>
      </w:tr>
      <w:tr w:rsidR="00C86EFE" w:rsidTr="001B2769">
        <w:tc>
          <w:tcPr>
            <w:tcW w:w="8296" w:type="dxa"/>
            <w:gridSpan w:val="8"/>
          </w:tcPr>
          <w:p w:rsidR="00C86EFE" w:rsidRDefault="00C86EFE" w:rsidP="001B2769">
            <w:r>
              <w:rPr>
                <w:rFonts w:hint="eastAsia"/>
              </w:rPr>
              <w:t>用例编号：0</w:t>
            </w:r>
            <w:r w:rsidR="005D69C6">
              <w:rPr>
                <w:rFonts w:hint="eastAsia"/>
              </w:rPr>
              <w:t>5</w:t>
            </w:r>
          </w:p>
        </w:tc>
      </w:tr>
      <w:tr w:rsidR="00C86EFE" w:rsidTr="001B2769">
        <w:tc>
          <w:tcPr>
            <w:tcW w:w="8296" w:type="dxa"/>
            <w:gridSpan w:val="8"/>
          </w:tcPr>
          <w:p w:rsidR="00C86EFE" w:rsidRDefault="00C86EFE" w:rsidP="001B2769">
            <w:r>
              <w:rPr>
                <w:rFonts w:hint="eastAsia"/>
              </w:rPr>
              <w:t>用例目的：测试用户基本信息展示功能</w:t>
            </w:r>
          </w:p>
        </w:tc>
      </w:tr>
      <w:tr w:rsidR="00C86EFE" w:rsidTr="001B2769">
        <w:tc>
          <w:tcPr>
            <w:tcW w:w="8296" w:type="dxa"/>
            <w:gridSpan w:val="8"/>
          </w:tcPr>
          <w:p w:rsidR="00C86EFE" w:rsidRDefault="00C86EFE" w:rsidP="001B2769">
            <w:r>
              <w:rPr>
                <w:rFonts w:hint="eastAsia"/>
              </w:rPr>
              <w:t>前提条件：无</w:t>
            </w:r>
            <w:r>
              <w:t xml:space="preserve"> </w:t>
            </w:r>
          </w:p>
        </w:tc>
      </w:tr>
      <w:tr w:rsidR="00C86EFE" w:rsidTr="001B2769">
        <w:tc>
          <w:tcPr>
            <w:tcW w:w="1271" w:type="dxa"/>
          </w:tcPr>
          <w:p w:rsidR="00C86EFE" w:rsidRDefault="00C86EFE" w:rsidP="001B2769">
            <w:r>
              <w:rPr>
                <w:rFonts w:hint="eastAsia"/>
              </w:rPr>
              <w:t>子用例编号</w:t>
            </w:r>
          </w:p>
        </w:tc>
        <w:tc>
          <w:tcPr>
            <w:tcW w:w="1774" w:type="dxa"/>
            <w:gridSpan w:val="2"/>
          </w:tcPr>
          <w:p w:rsidR="00C86EFE" w:rsidRDefault="00C86EFE" w:rsidP="001B2769">
            <w:r>
              <w:rPr>
                <w:rFonts w:hint="eastAsia"/>
              </w:rPr>
              <w:t>输入</w:t>
            </w:r>
          </w:p>
        </w:tc>
        <w:tc>
          <w:tcPr>
            <w:tcW w:w="1429" w:type="dxa"/>
          </w:tcPr>
          <w:p w:rsidR="00C86EFE" w:rsidRDefault="00C86EFE" w:rsidP="001B2769">
            <w:r>
              <w:rPr>
                <w:rFonts w:hint="eastAsia"/>
              </w:rPr>
              <w:t>操作步骤</w:t>
            </w:r>
          </w:p>
        </w:tc>
        <w:tc>
          <w:tcPr>
            <w:tcW w:w="1253" w:type="dxa"/>
          </w:tcPr>
          <w:p w:rsidR="00C86EFE" w:rsidRDefault="00C86EFE" w:rsidP="001B2769">
            <w:r>
              <w:rPr>
                <w:rFonts w:hint="eastAsia"/>
              </w:rPr>
              <w:t>期望结果</w:t>
            </w:r>
          </w:p>
        </w:tc>
        <w:tc>
          <w:tcPr>
            <w:tcW w:w="1251" w:type="dxa"/>
            <w:gridSpan w:val="2"/>
          </w:tcPr>
          <w:p w:rsidR="00C86EFE" w:rsidRDefault="00C86EFE" w:rsidP="001B2769">
            <w:r>
              <w:rPr>
                <w:rFonts w:hint="eastAsia"/>
              </w:rPr>
              <w:t>实测结果</w:t>
            </w:r>
          </w:p>
        </w:tc>
        <w:tc>
          <w:tcPr>
            <w:tcW w:w="1318" w:type="dxa"/>
          </w:tcPr>
          <w:p w:rsidR="00C86EFE" w:rsidRDefault="00C86EFE" w:rsidP="001B2769">
            <w:r>
              <w:rPr>
                <w:rFonts w:hint="eastAsia"/>
              </w:rPr>
              <w:t>备注</w:t>
            </w:r>
          </w:p>
        </w:tc>
      </w:tr>
      <w:tr w:rsidR="00C86EFE" w:rsidTr="001B2769">
        <w:tc>
          <w:tcPr>
            <w:tcW w:w="1271" w:type="dxa"/>
          </w:tcPr>
          <w:p w:rsidR="00C86EFE" w:rsidRDefault="00C86EFE" w:rsidP="001B2769">
            <w:pPr>
              <w:tabs>
                <w:tab w:val="left" w:pos="559"/>
              </w:tabs>
            </w:pPr>
            <w:r>
              <w:tab/>
              <w:t>0</w:t>
            </w:r>
            <w:r w:rsidR="0003477C">
              <w:rPr>
                <w:rFonts w:hint="eastAsia"/>
              </w:rPr>
              <w:t>5</w:t>
            </w:r>
            <w:r>
              <w:t>01</w:t>
            </w:r>
          </w:p>
        </w:tc>
        <w:tc>
          <w:tcPr>
            <w:tcW w:w="1774" w:type="dxa"/>
            <w:gridSpan w:val="2"/>
          </w:tcPr>
          <w:p w:rsidR="00C86EFE" w:rsidRDefault="00C86EFE" w:rsidP="001B2769"/>
        </w:tc>
        <w:tc>
          <w:tcPr>
            <w:tcW w:w="1429" w:type="dxa"/>
          </w:tcPr>
          <w:p w:rsidR="00C86EFE" w:rsidRDefault="00C86EFE" w:rsidP="001B2769"/>
        </w:tc>
        <w:tc>
          <w:tcPr>
            <w:tcW w:w="1253" w:type="dxa"/>
          </w:tcPr>
          <w:p w:rsidR="00C86EFE" w:rsidRDefault="00C86EFE" w:rsidP="001B2769"/>
        </w:tc>
        <w:tc>
          <w:tcPr>
            <w:tcW w:w="1251" w:type="dxa"/>
            <w:gridSpan w:val="2"/>
          </w:tcPr>
          <w:p w:rsidR="00C86EFE" w:rsidRDefault="00C86EFE" w:rsidP="001B2769"/>
        </w:tc>
        <w:tc>
          <w:tcPr>
            <w:tcW w:w="1318" w:type="dxa"/>
          </w:tcPr>
          <w:p w:rsidR="00C86EFE" w:rsidRDefault="00C86EFE" w:rsidP="001B2769"/>
        </w:tc>
      </w:tr>
      <w:tr w:rsidR="005D69C6" w:rsidTr="001B2769">
        <w:tc>
          <w:tcPr>
            <w:tcW w:w="8296" w:type="dxa"/>
            <w:gridSpan w:val="8"/>
          </w:tcPr>
          <w:p w:rsidR="005D69C6" w:rsidRDefault="005D69C6" w:rsidP="001B2769">
            <w:r>
              <w:rPr>
                <w:rFonts w:hint="eastAsia"/>
              </w:rPr>
              <w:t>用例编号：06</w:t>
            </w:r>
          </w:p>
        </w:tc>
      </w:tr>
      <w:tr w:rsidR="005D69C6" w:rsidTr="001B2769">
        <w:tc>
          <w:tcPr>
            <w:tcW w:w="8296" w:type="dxa"/>
            <w:gridSpan w:val="8"/>
          </w:tcPr>
          <w:p w:rsidR="005D69C6" w:rsidRDefault="005D69C6" w:rsidP="001B2769">
            <w:r>
              <w:rPr>
                <w:rFonts w:hint="eastAsia"/>
              </w:rPr>
              <w:t>用例目的：测试用户发</w:t>
            </w:r>
            <w:proofErr w:type="gramStart"/>
            <w:r>
              <w:rPr>
                <w:rFonts w:hint="eastAsia"/>
              </w:rPr>
              <w:t>帖功能</w:t>
            </w:r>
            <w:proofErr w:type="gramEnd"/>
          </w:p>
        </w:tc>
      </w:tr>
      <w:tr w:rsidR="005D69C6" w:rsidTr="001B2769">
        <w:tc>
          <w:tcPr>
            <w:tcW w:w="8296" w:type="dxa"/>
            <w:gridSpan w:val="8"/>
          </w:tcPr>
          <w:p w:rsidR="005D69C6" w:rsidRDefault="005D69C6" w:rsidP="001B2769">
            <w:r>
              <w:rPr>
                <w:rFonts w:hint="eastAsia"/>
              </w:rPr>
              <w:t>前提条件：无</w:t>
            </w:r>
            <w:r>
              <w:t xml:space="preserve"> </w:t>
            </w:r>
          </w:p>
        </w:tc>
      </w:tr>
      <w:tr w:rsidR="005D69C6" w:rsidTr="001B2769">
        <w:tc>
          <w:tcPr>
            <w:tcW w:w="1271" w:type="dxa"/>
          </w:tcPr>
          <w:p w:rsidR="005D69C6" w:rsidRDefault="005D69C6" w:rsidP="001B2769">
            <w:r>
              <w:rPr>
                <w:rFonts w:hint="eastAsia"/>
              </w:rPr>
              <w:t>子用例编号</w:t>
            </w:r>
          </w:p>
        </w:tc>
        <w:tc>
          <w:tcPr>
            <w:tcW w:w="1774" w:type="dxa"/>
            <w:gridSpan w:val="2"/>
          </w:tcPr>
          <w:p w:rsidR="005D69C6" w:rsidRDefault="005D69C6" w:rsidP="001B2769">
            <w:r>
              <w:rPr>
                <w:rFonts w:hint="eastAsia"/>
              </w:rPr>
              <w:t>输入</w:t>
            </w:r>
          </w:p>
        </w:tc>
        <w:tc>
          <w:tcPr>
            <w:tcW w:w="1429" w:type="dxa"/>
          </w:tcPr>
          <w:p w:rsidR="005D69C6" w:rsidRDefault="005D69C6" w:rsidP="001B2769">
            <w:r>
              <w:rPr>
                <w:rFonts w:hint="eastAsia"/>
              </w:rPr>
              <w:t>操作步骤</w:t>
            </w:r>
          </w:p>
        </w:tc>
        <w:tc>
          <w:tcPr>
            <w:tcW w:w="1253" w:type="dxa"/>
          </w:tcPr>
          <w:p w:rsidR="005D69C6" w:rsidRDefault="005D69C6" w:rsidP="001B2769">
            <w:r>
              <w:rPr>
                <w:rFonts w:hint="eastAsia"/>
              </w:rPr>
              <w:t>期望结果</w:t>
            </w:r>
          </w:p>
        </w:tc>
        <w:tc>
          <w:tcPr>
            <w:tcW w:w="1251" w:type="dxa"/>
            <w:gridSpan w:val="2"/>
          </w:tcPr>
          <w:p w:rsidR="005D69C6" w:rsidRDefault="005D69C6" w:rsidP="001B2769">
            <w:r>
              <w:rPr>
                <w:rFonts w:hint="eastAsia"/>
              </w:rPr>
              <w:t>实测结果</w:t>
            </w:r>
          </w:p>
        </w:tc>
        <w:tc>
          <w:tcPr>
            <w:tcW w:w="1318" w:type="dxa"/>
          </w:tcPr>
          <w:p w:rsidR="005D69C6" w:rsidRDefault="005D69C6" w:rsidP="001B2769">
            <w:r>
              <w:rPr>
                <w:rFonts w:hint="eastAsia"/>
              </w:rPr>
              <w:t>备注</w:t>
            </w:r>
          </w:p>
        </w:tc>
      </w:tr>
      <w:tr w:rsidR="005D69C6" w:rsidTr="001B2769">
        <w:tc>
          <w:tcPr>
            <w:tcW w:w="1271" w:type="dxa"/>
          </w:tcPr>
          <w:p w:rsidR="005D69C6" w:rsidRDefault="005D69C6" w:rsidP="001B2769">
            <w:pPr>
              <w:tabs>
                <w:tab w:val="left" w:pos="559"/>
              </w:tabs>
            </w:pPr>
            <w:r>
              <w:tab/>
              <w:t>0</w:t>
            </w:r>
            <w:r>
              <w:rPr>
                <w:rFonts w:hint="eastAsia"/>
              </w:rPr>
              <w:t>6</w:t>
            </w:r>
            <w:r>
              <w:t>01</w:t>
            </w:r>
          </w:p>
        </w:tc>
        <w:tc>
          <w:tcPr>
            <w:tcW w:w="1774" w:type="dxa"/>
            <w:gridSpan w:val="2"/>
          </w:tcPr>
          <w:p w:rsidR="005D69C6" w:rsidRDefault="005D69C6" w:rsidP="001B2769"/>
        </w:tc>
        <w:tc>
          <w:tcPr>
            <w:tcW w:w="1429" w:type="dxa"/>
          </w:tcPr>
          <w:p w:rsidR="005D69C6" w:rsidRDefault="005D69C6" w:rsidP="001B2769"/>
        </w:tc>
        <w:tc>
          <w:tcPr>
            <w:tcW w:w="1253" w:type="dxa"/>
          </w:tcPr>
          <w:p w:rsidR="005D69C6" w:rsidRDefault="005D69C6" w:rsidP="001B2769"/>
        </w:tc>
        <w:tc>
          <w:tcPr>
            <w:tcW w:w="1251" w:type="dxa"/>
            <w:gridSpan w:val="2"/>
          </w:tcPr>
          <w:p w:rsidR="005D69C6" w:rsidRDefault="005D69C6" w:rsidP="001B2769"/>
        </w:tc>
        <w:tc>
          <w:tcPr>
            <w:tcW w:w="1318" w:type="dxa"/>
          </w:tcPr>
          <w:p w:rsidR="005D69C6" w:rsidRDefault="005D69C6" w:rsidP="001B2769"/>
        </w:tc>
      </w:tr>
      <w:tr w:rsidR="00C10C21" w:rsidTr="001B2769">
        <w:tc>
          <w:tcPr>
            <w:tcW w:w="8296" w:type="dxa"/>
            <w:gridSpan w:val="8"/>
          </w:tcPr>
          <w:p w:rsidR="00C10C21" w:rsidRDefault="00C10C21" w:rsidP="001B2769">
            <w:r>
              <w:rPr>
                <w:rFonts w:hint="eastAsia"/>
              </w:rPr>
              <w:t>用例编号：07</w:t>
            </w:r>
          </w:p>
        </w:tc>
      </w:tr>
      <w:tr w:rsidR="00C10C21" w:rsidTr="001B2769">
        <w:tc>
          <w:tcPr>
            <w:tcW w:w="8296" w:type="dxa"/>
            <w:gridSpan w:val="8"/>
          </w:tcPr>
          <w:p w:rsidR="00C10C21" w:rsidRDefault="00C10C21" w:rsidP="001B2769">
            <w:r>
              <w:rPr>
                <w:rFonts w:hint="eastAsia"/>
              </w:rPr>
              <w:t>用例目的：测试用户收藏帖子功能</w:t>
            </w:r>
          </w:p>
        </w:tc>
      </w:tr>
      <w:tr w:rsidR="00C10C21" w:rsidTr="001B2769">
        <w:tc>
          <w:tcPr>
            <w:tcW w:w="8296" w:type="dxa"/>
            <w:gridSpan w:val="8"/>
          </w:tcPr>
          <w:p w:rsidR="00C10C21" w:rsidRDefault="00C10C21" w:rsidP="001B2769">
            <w:r>
              <w:rPr>
                <w:rFonts w:hint="eastAsia"/>
              </w:rPr>
              <w:t>前提条件：无</w:t>
            </w:r>
            <w:r>
              <w:t xml:space="preserve"> </w:t>
            </w:r>
          </w:p>
        </w:tc>
      </w:tr>
      <w:tr w:rsidR="00C10C21" w:rsidTr="001B2769">
        <w:tc>
          <w:tcPr>
            <w:tcW w:w="1271" w:type="dxa"/>
          </w:tcPr>
          <w:p w:rsidR="00C10C21" w:rsidRDefault="00C10C21" w:rsidP="001B2769">
            <w:r>
              <w:rPr>
                <w:rFonts w:hint="eastAsia"/>
              </w:rPr>
              <w:t>子用例编号</w:t>
            </w:r>
          </w:p>
        </w:tc>
        <w:tc>
          <w:tcPr>
            <w:tcW w:w="1774" w:type="dxa"/>
            <w:gridSpan w:val="2"/>
          </w:tcPr>
          <w:p w:rsidR="00C10C21" w:rsidRDefault="00C10C21" w:rsidP="001B2769">
            <w:r>
              <w:rPr>
                <w:rFonts w:hint="eastAsia"/>
              </w:rPr>
              <w:t>输入</w:t>
            </w:r>
          </w:p>
        </w:tc>
        <w:tc>
          <w:tcPr>
            <w:tcW w:w="1429" w:type="dxa"/>
          </w:tcPr>
          <w:p w:rsidR="00C10C21" w:rsidRDefault="00C10C21" w:rsidP="001B2769">
            <w:r>
              <w:rPr>
                <w:rFonts w:hint="eastAsia"/>
              </w:rPr>
              <w:t>操作步骤</w:t>
            </w:r>
          </w:p>
        </w:tc>
        <w:tc>
          <w:tcPr>
            <w:tcW w:w="1253" w:type="dxa"/>
          </w:tcPr>
          <w:p w:rsidR="00C10C21" w:rsidRDefault="00C10C21" w:rsidP="001B2769">
            <w:r>
              <w:rPr>
                <w:rFonts w:hint="eastAsia"/>
              </w:rPr>
              <w:t>期望结果</w:t>
            </w:r>
          </w:p>
        </w:tc>
        <w:tc>
          <w:tcPr>
            <w:tcW w:w="1251" w:type="dxa"/>
            <w:gridSpan w:val="2"/>
          </w:tcPr>
          <w:p w:rsidR="00C10C21" w:rsidRDefault="00C10C21" w:rsidP="001B2769">
            <w:r>
              <w:rPr>
                <w:rFonts w:hint="eastAsia"/>
              </w:rPr>
              <w:t>实测结果</w:t>
            </w:r>
          </w:p>
        </w:tc>
        <w:tc>
          <w:tcPr>
            <w:tcW w:w="1318" w:type="dxa"/>
          </w:tcPr>
          <w:p w:rsidR="00C10C21" w:rsidRDefault="00C10C21" w:rsidP="001B2769">
            <w:r>
              <w:rPr>
                <w:rFonts w:hint="eastAsia"/>
              </w:rPr>
              <w:t>备注</w:t>
            </w:r>
          </w:p>
        </w:tc>
      </w:tr>
      <w:tr w:rsidR="00C10C21" w:rsidTr="001B2769">
        <w:tc>
          <w:tcPr>
            <w:tcW w:w="1271" w:type="dxa"/>
          </w:tcPr>
          <w:p w:rsidR="00C10C21" w:rsidRDefault="00C10C21" w:rsidP="001B2769">
            <w:pPr>
              <w:tabs>
                <w:tab w:val="left" w:pos="559"/>
              </w:tabs>
            </w:pPr>
            <w:r>
              <w:tab/>
              <w:t>0</w:t>
            </w:r>
            <w:r w:rsidR="00E3341F">
              <w:rPr>
                <w:rFonts w:hint="eastAsia"/>
              </w:rPr>
              <w:t>7</w:t>
            </w:r>
            <w:r>
              <w:t>01</w:t>
            </w:r>
          </w:p>
        </w:tc>
        <w:tc>
          <w:tcPr>
            <w:tcW w:w="1774" w:type="dxa"/>
            <w:gridSpan w:val="2"/>
          </w:tcPr>
          <w:p w:rsidR="00C10C21" w:rsidRDefault="00C10C21" w:rsidP="001B2769"/>
        </w:tc>
        <w:tc>
          <w:tcPr>
            <w:tcW w:w="1429" w:type="dxa"/>
          </w:tcPr>
          <w:p w:rsidR="00C10C21" w:rsidRDefault="00C10C21" w:rsidP="001B2769"/>
        </w:tc>
        <w:tc>
          <w:tcPr>
            <w:tcW w:w="1253" w:type="dxa"/>
          </w:tcPr>
          <w:p w:rsidR="00C10C21" w:rsidRDefault="00C10C21" w:rsidP="001B2769"/>
        </w:tc>
        <w:tc>
          <w:tcPr>
            <w:tcW w:w="1251" w:type="dxa"/>
            <w:gridSpan w:val="2"/>
          </w:tcPr>
          <w:p w:rsidR="00C10C21" w:rsidRDefault="00C10C21" w:rsidP="001B2769"/>
        </w:tc>
        <w:tc>
          <w:tcPr>
            <w:tcW w:w="1318" w:type="dxa"/>
          </w:tcPr>
          <w:p w:rsidR="00C10C21" w:rsidRDefault="00C10C21" w:rsidP="001B2769"/>
        </w:tc>
      </w:tr>
      <w:tr w:rsidR="00AE02E1" w:rsidTr="001B2769">
        <w:tc>
          <w:tcPr>
            <w:tcW w:w="8296" w:type="dxa"/>
            <w:gridSpan w:val="8"/>
          </w:tcPr>
          <w:p w:rsidR="00AE02E1" w:rsidRDefault="00AE02E1" w:rsidP="001B2769">
            <w:r>
              <w:rPr>
                <w:rFonts w:hint="eastAsia"/>
              </w:rPr>
              <w:t>用例编号：08</w:t>
            </w:r>
          </w:p>
        </w:tc>
      </w:tr>
      <w:tr w:rsidR="00AE02E1" w:rsidTr="001B2769">
        <w:tc>
          <w:tcPr>
            <w:tcW w:w="8296" w:type="dxa"/>
            <w:gridSpan w:val="8"/>
          </w:tcPr>
          <w:p w:rsidR="00AE02E1" w:rsidRDefault="00AE02E1" w:rsidP="001B2769">
            <w:r>
              <w:rPr>
                <w:rFonts w:hint="eastAsia"/>
              </w:rPr>
              <w:t>用例目的：测试用户好友管理功能</w:t>
            </w:r>
          </w:p>
        </w:tc>
      </w:tr>
      <w:tr w:rsidR="00AE02E1" w:rsidTr="001B2769">
        <w:tc>
          <w:tcPr>
            <w:tcW w:w="8296" w:type="dxa"/>
            <w:gridSpan w:val="8"/>
          </w:tcPr>
          <w:p w:rsidR="00AE02E1" w:rsidRDefault="00AE02E1" w:rsidP="001B2769">
            <w:r>
              <w:rPr>
                <w:rFonts w:hint="eastAsia"/>
              </w:rPr>
              <w:t>前提条件：无</w:t>
            </w:r>
            <w:r>
              <w:t xml:space="preserve"> </w:t>
            </w:r>
          </w:p>
        </w:tc>
      </w:tr>
      <w:tr w:rsidR="00AE02E1" w:rsidTr="001B2769">
        <w:tc>
          <w:tcPr>
            <w:tcW w:w="1271" w:type="dxa"/>
          </w:tcPr>
          <w:p w:rsidR="00AE02E1" w:rsidRDefault="00AE02E1" w:rsidP="001B2769">
            <w:r>
              <w:rPr>
                <w:rFonts w:hint="eastAsia"/>
              </w:rPr>
              <w:t>子用例编号</w:t>
            </w:r>
          </w:p>
        </w:tc>
        <w:tc>
          <w:tcPr>
            <w:tcW w:w="1774" w:type="dxa"/>
            <w:gridSpan w:val="2"/>
          </w:tcPr>
          <w:p w:rsidR="00AE02E1" w:rsidRDefault="00AE02E1" w:rsidP="001B2769">
            <w:r>
              <w:rPr>
                <w:rFonts w:hint="eastAsia"/>
              </w:rPr>
              <w:t>输入</w:t>
            </w:r>
          </w:p>
        </w:tc>
        <w:tc>
          <w:tcPr>
            <w:tcW w:w="1429" w:type="dxa"/>
          </w:tcPr>
          <w:p w:rsidR="00AE02E1" w:rsidRDefault="00AE02E1" w:rsidP="001B2769">
            <w:r>
              <w:rPr>
                <w:rFonts w:hint="eastAsia"/>
              </w:rPr>
              <w:t>操作步骤</w:t>
            </w:r>
          </w:p>
        </w:tc>
        <w:tc>
          <w:tcPr>
            <w:tcW w:w="1253" w:type="dxa"/>
          </w:tcPr>
          <w:p w:rsidR="00AE02E1" w:rsidRDefault="00AE02E1" w:rsidP="001B2769">
            <w:r>
              <w:rPr>
                <w:rFonts w:hint="eastAsia"/>
              </w:rPr>
              <w:t>期望结果</w:t>
            </w:r>
          </w:p>
        </w:tc>
        <w:tc>
          <w:tcPr>
            <w:tcW w:w="1251" w:type="dxa"/>
            <w:gridSpan w:val="2"/>
          </w:tcPr>
          <w:p w:rsidR="00AE02E1" w:rsidRDefault="00AE02E1" w:rsidP="001B2769">
            <w:r>
              <w:rPr>
                <w:rFonts w:hint="eastAsia"/>
              </w:rPr>
              <w:t>实测结果</w:t>
            </w:r>
          </w:p>
        </w:tc>
        <w:tc>
          <w:tcPr>
            <w:tcW w:w="1318" w:type="dxa"/>
          </w:tcPr>
          <w:p w:rsidR="00AE02E1" w:rsidRDefault="00AE02E1" w:rsidP="001B2769">
            <w:r>
              <w:rPr>
                <w:rFonts w:hint="eastAsia"/>
              </w:rPr>
              <w:t>备注</w:t>
            </w:r>
          </w:p>
        </w:tc>
      </w:tr>
      <w:tr w:rsidR="00AE02E1" w:rsidTr="001B2769">
        <w:tc>
          <w:tcPr>
            <w:tcW w:w="1271" w:type="dxa"/>
          </w:tcPr>
          <w:p w:rsidR="00AE02E1" w:rsidRDefault="00AE02E1" w:rsidP="001B2769">
            <w:pPr>
              <w:tabs>
                <w:tab w:val="left" w:pos="559"/>
              </w:tabs>
            </w:pPr>
            <w:r>
              <w:tab/>
              <w:t>0</w:t>
            </w:r>
            <w:r w:rsidR="00CD10B1">
              <w:rPr>
                <w:rFonts w:hint="eastAsia"/>
              </w:rPr>
              <w:t>8</w:t>
            </w:r>
            <w:r>
              <w:t>01</w:t>
            </w:r>
          </w:p>
        </w:tc>
        <w:tc>
          <w:tcPr>
            <w:tcW w:w="1774" w:type="dxa"/>
            <w:gridSpan w:val="2"/>
          </w:tcPr>
          <w:p w:rsidR="00AE02E1" w:rsidRDefault="00AE02E1" w:rsidP="001B2769"/>
        </w:tc>
        <w:tc>
          <w:tcPr>
            <w:tcW w:w="1429" w:type="dxa"/>
          </w:tcPr>
          <w:p w:rsidR="00AE02E1" w:rsidRDefault="00AE02E1" w:rsidP="001B2769"/>
        </w:tc>
        <w:tc>
          <w:tcPr>
            <w:tcW w:w="1253" w:type="dxa"/>
          </w:tcPr>
          <w:p w:rsidR="00AE02E1" w:rsidRDefault="00AE02E1" w:rsidP="001B2769"/>
        </w:tc>
        <w:tc>
          <w:tcPr>
            <w:tcW w:w="1251" w:type="dxa"/>
            <w:gridSpan w:val="2"/>
          </w:tcPr>
          <w:p w:rsidR="00AE02E1" w:rsidRDefault="00AE02E1" w:rsidP="001B2769"/>
        </w:tc>
        <w:tc>
          <w:tcPr>
            <w:tcW w:w="1318" w:type="dxa"/>
          </w:tcPr>
          <w:p w:rsidR="00AE02E1" w:rsidRDefault="00AE02E1" w:rsidP="001B2769"/>
        </w:tc>
      </w:tr>
    </w:tbl>
    <w:p w:rsidR="007329C4" w:rsidRPr="007329C4" w:rsidRDefault="007329C4" w:rsidP="007329C4">
      <w:pPr>
        <w:widowControl/>
        <w:spacing w:line="360" w:lineRule="auto"/>
        <w:ind w:firstLineChars="200" w:firstLine="480"/>
        <w:rPr>
          <w:rFonts w:ascii="宋体-简" w:eastAsia="宋体-简" w:hAnsi="宋体-简" w:cs="宋体-简"/>
          <w:bCs/>
          <w:sz w:val="24"/>
          <w:szCs w:val="24"/>
        </w:rPr>
      </w:pPr>
    </w:p>
    <w:p w:rsidR="00F67B7F" w:rsidRDefault="00F67B7F" w:rsidP="008D3CFF">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3" w:name="_Toc27209627"/>
      <w:r>
        <w:rPr>
          <w:rFonts w:ascii="宋体-简" w:eastAsia="宋体-简" w:hAnsi="宋体-简" w:cs="宋体-简" w:hint="eastAsia"/>
          <w:b/>
          <w:bCs/>
          <w:sz w:val="24"/>
          <w:szCs w:val="24"/>
        </w:rPr>
        <w:t>推荐功能测试</w:t>
      </w:r>
      <w:bookmarkEnd w:id="43"/>
    </w:p>
    <w:p w:rsidR="00414A6E" w:rsidRDefault="00414A6E" w:rsidP="00414A6E">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对于推荐功能的测试，我们的测试计划如下表：</w:t>
      </w:r>
    </w:p>
    <w:tbl>
      <w:tblPr>
        <w:tblStyle w:val="a9"/>
        <w:tblW w:w="0" w:type="auto"/>
        <w:tblLayout w:type="fixed"/>
        <w:tblLook w:val="04A0" w:firstRow="1" w:lastRow="0" w:firstColumn="1" w:lastColumn="0" w:noHBand="0" w:noVBand="1"/>
      </w:tblPr>
      <w:tblGrid>
        <w:gridCol w:w="1271"/>
        <w:gridCol w:w="868"/>
        <w:gridCol w:w="906"/>
        <w:gridCol w:w="1429"/>
        <w:gridCol w:w="1253"/>
        <w:gridCol w:w="610"/>
        <w:gridCol w:w="641"/>
        <w:gridCol w:w="1318"/>
      </w:tblGrid>
      <w:tr w:rsidR="00414A6E" w:rsidTr="001B2769">
        <w:tc>
          <w:tcPr>
            <w:tcW w:w="2139" w:type="dxa"/>
            <w:gridSpan w:val="2"/>
          </w:tcPr>
          <w:p w:rsidR="00414A6E" w:rsidRDefault="00414A6E" w:rsidP="001B2769">
            <w:r>
              <w:rPr>
                <w:rFonts w:hint="eastAsia"/>
              </w:rPr>
              <w:lastRenderedPageBreak/>
              <w:t>项目名称：</w:t>
            </w:r>
          </w:p>
        </w:tc>
        <w:tc>
          <w:tcPr>
            <w:tcW w:w="2335" w:type="dxa"/>
            <w:gridSpan w:val="2"/>
          </w:tcPr>
          <w:p w:rsidR="00414A6E" w:rsidRDefault="00414A6E" w:rsidP="001B2769">
            <w:r>
              <w:t>APK</w:t>
            </w:r>
            <w:r>
              <w:rPr>
                <w:rFonts w:hint="eastAsia"/>
              </w:rPr>
              <w:t>权限分析工具</w:t>
            </w:r>
          </w:p>
        </w:tc>
        <w:tc>
          <w:tcPr>
            <w:tcW w:w="1863" w:type="dxa"/>
            <w:gridSpan w:val="2"/>
          </w:tcPr>
          <w:p w:rsidR="00414A6E" w:rsidRDefault="00414A6E" w:rsidP="001B2769">
            <w:r>
              <w:rPr>
                <w:rFonts w:hint="eastAsia"/>
              </w:rPr>
              <w:t>配置版本：</w:t>
            </w:r>
          </w:p>
        </w:tc>
        <w:tc>
          <w:tcPr>
            <w:tcW w:w="1959" w:type="dxa"/>
            <w:gridSpan w:val="2"/>
          </w:tcPr>
          <w:p w:rsidR="00414A6E" w:rsidRDefault="00414A6E" w:rsidP="001B2769">
            <w:r>
              <w:rPr>
                <w:rFonts w:hint="eastAsia"/>
              </w:rPr>
              <w:t>Windows10</w:t>
            </w:r>
          </w:p>
        </w:tc>
      </w:tr>
      <w:tr w:rsidR="00414A6E" w:rsidTr="001B2769">
        <w:tc>
          <w:tcPr>
            <w:tcW w:w="2139" w:type="dxa"/>
            <w:gridSpan w:val="2"/>
          </w:tcPr>
          <w:p w:rsidR="00414A6E" w:rsidRDefault="00414A6E" w:rsidP="001B2769">
            <w:r>
              <w:rPr>
                <w:rFonts w:hint="eastAsia"/>
              </w:rPr>
              <w:t>测试人：</w:t>
            </w:r>
          </w:p>
        </w:tc>
        <w:tc>
          <w:tcPr>
            <w:tcW w:w="2335" w:type="dxa"/>
            <w:gridSpan w:val="2"/>
          </w:tcPr>
          <w:p w:rsidR="00414A6E" w:rsidRDefault="00414A6E" w:rsidP="001B2769"/>
        </w:tc>
        <w:tc>
          <w:tcPr>
            <w:tcW w:w="1863" w:type="dxa"/>
            <w:gridSpan w:val="2"/>
          </w:tcPr>
          <w:p w:rsidR="00414A6E" w:rsidRDefault="00414A6E" w:rsidP="001B2769">
            <w:r>
              <w:rPr>
                <w:rFonts w:hint="eastAsia"/>
              </w:rPr>
              <w:t>测试时间：</w:t>
            </w:r>
          </w:p>
        </w:tc>
        <w:tc>
          <w:tcPr>
            <w:tcW w:w="1959" w:type="dxa"/>
            <w:gridSpan w:val="2"/>
          </w:tcPr>
          <w:p w:rsidR="00414A6E" w:rsidRDefault="00414A6E" w:rsidP="001B2769">
            <w:r>
              <w:rPr>
                <w:rFonts w:hint="eastAsia"/>
              </w:rPr>
              <w:t>2019.11.25</w:t>
            </w:r>
          </w:p>
        </w:tc>
      </w:tr>
      <w:tr w:rsidR="00414A6E" w:rsidTr="001B2769">
        <w:tc>
          <w:tcPr>
            <w:tcW w:w="8296" w:type="dxa"/>
            <w:gridSpan w:val="8"/>
          </w:tcPr>
          <w:p w:rsidR="00414A6E" w:rsidRDefault="00414A6E" w:rsidP="001B2769">
            <w:r>
              <w:rPr>
                <w:rFonts w:hint="eastAsia"/>
              </w:rPr>
              <w:t>用例编号：01</w:t>
            </w:r>
          </w:p>
        </w:tc>
      </w:tr>
      <w:tr w:rsidR="00414A6E" w:rsidTr="001B2769">
        <w:tc>
          <w:tcPr>
            <w:tcW w:w="8296" w:type="dxa"/>
            <w:gridSpan w:val="8"/>
          </w:tcPr>
          <w:p w:rsidR="00414A6E" w:rsidRDefault="00414A6E" w:rsidP="001B2769">
            <w:r>
              <w:rPr>
                <w:rFonts w:hint="eastAsia"/>
              </w:rPr>
              <w:t>用例目的：测试</w:t>
            </w:r>
            <w:r w:rsidR="00B871C2">
              <w:rPr>
                <w:rFonts w:hint="eastAsia"/>
              </w:rPr>
              <w:t>权限收集功能</w:t>
            </w:r>
          </w:p>
        </w:tc>
      </w:tr>
      <w:tr w:rsidR="00414A6E" w:rsidTr="001B2769">
        <w:tc>
          <w:tcPr>
            <w:tcW w:w="8296" w:type="dxa"/>
            <w:gridSpan w:val="8"/>
          </w:tcPr>
          <w:p w:rsidR="00414A6E" w:rsidRDefault="00414A6E" w:rsidP="001B2769">
            <w:r>
              <w:rPr>
                <w:rFonts w:hint="eastAsia"/>
              </w:rPr>
              <w:t>前提条件：无</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0101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w:t>
            </w:r>
            <w:r>
              <w:t>2</w:t>
            </w:r>
          </w:p>
        </w:tc>
      </w:tr>
      <w:tr w:rsidR="00414A6E" w:rsidTr="001B2769">
        <w:tc>
          <w:tcPr>
            <w:tcW w:w="8296" w:type="dxa"/>
            <w:gridSpan w:val="8"/>
          </w:tcPr>
          <w:p w:rsidR="00414A6E" w:rsidRDefault="00414A6E" w:rsidP="001B2769">
            <w:r>
              <w:rPr>
                <w:rFonts w:hint="eastAsia"/>
              </w:rPr>
              <w:t>用例目的：</w:t>
            </w:r>
            <w:r w:rsidR="00762731">
              <w:rPr>
                <w:rFonts w:hint="eastAsia"/>
              </w:rPr>
              <w:t>测试权限挖掘及分析功能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2</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用例编号：03</w:t>
            </w:r>
          </w:p>
        </w:tc>
      </w:tr>
      <w:tr w:rsidR="00414A6E" w:rsidTr="001B2769">
        <w:tc>
          <w:tcPr>
            <w:tcW w:w="8296" w:type="dxa"/>
            <w:gridSpan w:val="8"/>
          </w:tcPr>
          <w:p w:rsidR="00414A6E" w:rsidRDefault="00414A6E" w:rsidP="001B2769">
            <w:r>
              <w:rPr>
                <w:rFonts w:hint="eastAsia"/>
              </w:rPr>
              <w:t>用例目的：</w:t>
            </w:r>
            <w:r w:rsidR="00762731">
              <w:rPr>
                <w:rFonts w:hint="eastAsia"/>
              </w:rPr>
              <w:t>测试权限推荐功能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3</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用例编号：04</w:t>
            </w:r>
          </w:p>
        </w:tc>
      </w:tr>
      <w:tr w:rsidR="00414A6E" w:rsidTr="001B2769">
        <w:tc>
          <w:tcPr>
            <w:tcW w:w="8296" w:type="dxa"/>
            <w:gridSpan w:val="8"/>
          </w:tcPr>
          <w:p w:rsidR="00414A6E" w:rsidRDefault="00414A6E" w:rsidP="001B2769">
            <w:r>
              <w:rPr>
                <w:rFonts w:hint="eastAsia"/>
              </w:rPr>
              <w:t>用例目的：测试</w:t>
            </w:r>
            <w:r w:rsidR="00762731">
              <w:rPr>
                <w:rFonts w:hint="eastAsia"/>
              </w:rPr>
              <w:t>权限设置功能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4</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用例编号：05</w:t>
            </w:r>
          </w:p>
        </w:tc>
      </w:tr>
      <w:tr w:rsidR="00414A6E" w:rsidTr="001B2769">
        <w:tc>
          <w:tcPr>
            <w:tcW w:w="8296" w:type="dxa"/>
            <w:gridSpan w:val="8"/>
          </w:tcPr>
          <w:p w:rsidR="00414A6E" w:rsidRDefault="00414A6E" w:rsidP="001B2769">
            <w:r>
              <w:rPr>
                <w:rFonts w:hint="eastAsia"/>
              </w:rPr>
              <w:t>用例目的：测试</w:t>
            </w:r>
            <w:r w:rsidR="00762731">
              <w:rPr>
                <w:rFonts w:hint="eastAsia"/>
              </w:rPr>
              <w:t>一键应用权限功能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5</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bl>
    <w:p w:rsidR="00814482" w:rsidRPr="00814482" w:rsidRDefault="00814482" w:rsidP="00814482">
      <w:pPr>
        <w:widowControl/>
        <w:spacing w:line="360" w:lineRule="auto"/>
        <w:ind w:firstLineChars="200" w:firstLine="480"/>
        <w:rPr>
          <w:rFonts w:ascii="宋体-简" w:eastAsia="宋体-简" w:hAnsi="宋体-简" w:cs="宋体-简"/>
          <w:bCs/>
          <w:sz w:val="24"/>
          <w:szCs w:val="24"/>
        </w:rPr>
      </w:pPr>
    </w:p>
    <w:sectPr w:rsidR="00814482" w:rsidRPr="00814482">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0F1" w:rsidRDefault="00C360F1">
      <w:r>
        <w:separator/>
      </w:r>
    </w:p>
  </w:endnote>
  <w:endnote w:type="continuationSeparator" w:id="0">
    <w:p w:rsidR="00C360F1" w:rsidRDefault="00C36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宋体-简">
    <w:altName w:val="宋体"/>
    <w:charset w:val="86"/>
    <w:family w:val="auto"/>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10" w:rsidRDefault="00B10EFB">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62F60">
                            <w:rPr>
                              <w:noProof/>
                              <w:sz w:val="18"/>
                            </w:rPr>
                            <w:t>II</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62F60">
                      <w:rPr>
                        <w:noProof/>
                        <w:sz w:val="18"/>
                      </w:rPr>
                      <w:t>II</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10" w:rsidRDefault="00B10EFB">
    <w:pPr>
      <w:pStyle w:val="a4"/>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62F60">
                            <w:rPr>
                              <w:noProof/>
                              <w:sz w:val="18"/>
                            </w:rPr>
                            <w:t>18</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62F60">
                      <w:rPr>
                        <w:noProof/>
                        <w:sz w:val="18"/>
                      </w:rPr>
                      <w:t>18</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0F1" w:rsidRDefault="00C360F1">
      <w:r>
        <w:separator/>
      </w:r>
    </w:p>
  </w:footnote>
  <w:footnote w:type="continuationSeparator" w:id="0">
    <w:p w:rsidR="00C360F1" w:rsidRDefault="00C360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7F9C567"/>
    <w:multiLevelType w:val="multilevel"/>
    <w:tmpl w:val="D7F9C56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3C961684"/>
    <w:multiLevelType w:val="hybridMultilevel"/>
    <w:tmpl w:val="63C64254"/>
    <w:lvl w:ilvl="0" w:tplc="85FC9EB0">
      <w:start w:val="1"/>
      <w:numFmt w:val="decimal"/>
      <w:suff w:val="space"/>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D3EBB3"/>
    <w:multiLevelType w:val="singleLevel"/>
    <w:tmpl w:val="5DD3EBB3"/>
    <w:lvl w:ilvl="0">
      <w:start w:val="1"/>
      <w:numFmt w:val="decimal"/>
      <w:lvlText w:val="%1)"/>
      <w:lvlJc w:val="left"/>
      <w:pPr>
        <w:ind w:left="425" w:hanging="425"/>
      </w:pPr>
      <w:rPr>
        <w:rFonts w:hint="default"/>
      </w:rPr>
    </w:lvl>
  </w:abstractNum>
  <w:abstractNum w:abstractNumId="3" w15:restartNumberingAfterBreak="0">
    <w:nsid w:val="5DDBBCE8"/>
    <w:multiLevelType w:val="singleLevel"/>
    <w:tmpl w:val="5DDBBCE8"/>
    <w:lvl w:ilvl="0">
      <w:start w:val="1"/>
      <w:numFmt w:val="chineseCounting"/>
      <w:suff w:val="space"/>
      <w:lvlText w:val="第%1章"/>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950"/>
    <w:rsid w:val="BDBF166A"/>
    <w:rsid w:val="BEFCE174"/>
    <w:rsid w:val="BFBF169D"/>
    <w:rsid w:val="CFED345D"/>
    <w:rsid w:val="EBBD435C"/>
    <w:rsid w:val="F5EA9C04"/>
    <w:rsid w:val="F7EEF605"/>
    <w:rsid w:val="FBCD69C3"/>
    <w:rsid w:val="FEFD4A9A"/>
    <w:rsid w:val="FEFF01FD"/>
    <w:rsid w:val="FF8C7E09"/>
    <w:rsid w:val="00002529"/>
    <w:rsid w:val="000332AE"/>
    <w:rsid w:val="0003477C"/>
    <w:rsid w:val="000827D0"/>
    <w:rsid w:val="0008391E"/>
    <w:rsid w:val="000A5FCB"/>
    <w:rsid w:val="000B4880"/>
    <w:rsid w:val="00100C75"/>
    <w:rsid w:val="00133D11"/>
    <w:rsid w:val="00135493"/>
    <w:rsid w:val="00173651"/>
    <w:rsid w:val="00196322"/>
    <w:rsid w:val="001A0659"/>
    <w:rsid w:val="001C4922"/>
    <w:rsid w:val="001D66D1"/>
    <w:rsid w:val="001F24EC"/>
    <w:rsid w:val="00291F6E"/>
    <w:rsid w:val="002B71B9"/>
    <w:rsid w:val="00300356"/>
    <w:rsid w:val="003135E7"/>
    <w:rsid w:val="0036255B"/>
    <w:rsid w:val="00376F32"/>
    <w:rsid w:val="00385E66"/>
    <w:rsid w:val="003D4545"/>
    <w:rsid w:val="00414A6E"/>
    <w:rsid w:val="00433F65"/>
    <w:rsid w:val="00465574"/>
    <w:rsid w:val="004901D7"/>
    <w:rsid w:val="004912CB"/>
    <w:rsid w:val="00497D88"/>
    <w:rsid w:val="004C1454"/>
    <w:rsid w:val="004C2DEC"/>
    <w:rsid w:val="004E45F8"/>
    <w:rsid w:val="005139D5"/>
    <w:rsid w:val="00533787"/>
    <w:rsid w:val="00533A12"/>
    <w:rsid w:val="005441C9"/>
    <w:rsid w:val="00565FBD"/>
    <w:rsid w:val="00573B15"/>
    <w:rsid w:val="00581238"/>
    <w:rsid w:val="005B1500"/>
    <w:rsid w:val="005B6190"/>
    <w:rsid w:val="005D19F2"/>
    <w:rsid w:val="005D69C6"/>
    <w:rsid w:val="005D6D24"/>
    <w:rsid w:val="00601C52"/>
    <w:rsid w:val="0060202B"/>
    <w:rsid w:val="00604519"/>
    <w:rsid w:val="00662F60"/>
    <w:rsid w:val="00666665"/>
    <w:rsid w:val="00671600"/>
    <w:rsid w:val="006B3951"/>
    <w:rsid w:val="006E5F51"/>
    <w:rsid w:val="00707EFA"/>
    <w:rsid w:val="007329C4"/>
    <w:rsid w:val="00734D76"/>
    <w:rsid w:val="0076156A"/>
    <w:rsid w:val="00762731"/>
    <w:rsid w:val="007847A3"/>
    <w:rsid w:val="0079248A"/>
    <w:rsid w:val="00795B62"/>
    <w:rsid w:val="00807950"/>
    <w:rsid w:val="00807A44"/>
    <w:rsid w:val="00814296"/>
    <w:rsid w:val="00814482"/>
    <w:rsid w:val="008240AE"/>
    <w:rsid w:val="008329D3"/>
    <w:rsid w:val="00845382"/>
    <w:rsid w:val="00864942"/>
    <w:rsid w:val="008B78A2"/>
    <w:rsid w:val="008D3CFF"/>
    <w:rsid w:val="008D6DC8"/>
    <w:rsid w:val="008E0345"/>
    <w:rsid w:val="008F5D13"/>
    <w:rsid w:val="008F6552"/>
    <w:rsid w:val="008F689A"/>
    <w:rsid w:val="00924568"/>
    <w:rsid w:val="009935C4"/>
    <w:rsid w:val="009A3587"/>
    <w:rsid w:val="009E6071"/>
    <w:rsid w:val="009F469A"/>
    <w:rsid w:val="009F4B72"/>
    <w:rsid w:val="00A35893"/>
    <w:rsid w:val="00A4358C"/>
    <w:rsid w:val="00A60AD0"/>
    <w:rsid w:val="00A72218"/>
    <w:rsid w:val="00A813E8"/>
    <w:rsid w:val="00A82C59"/>
    <w:rsid w:val="00A8414E"/>
    <w:rsid w:val="00A920A2"/>
    <w:rsid w:val="00A92892"/>
    <w:rsid w:val="00AC2A28"/>
    <w:rsid w:val="00AE02E1"/>
    <w:rsid w:val="00B10EFB"/>
    <w:rsid w:val="00B2594E"/>
    <w:rsid w:val="00B41140"/>
    <w:rsid w:val="00B41AA1"/>
    <w:rsid w:val="00B63DED"/>
    <w:rsid w:val="00B64C0F"/>
    <w:rsid w:val="00B8371D"/>
    <w:rsid w:val="00B871C2"/>
    <w:rsid w:val="00B909A6"/>
    <w:rsid w:val="00BA11A9"/>
    <w:rsid w:val="00BE4796"/>
    <w:rsid w:val="00BF6948"/>
    <w:rsid w:val="00C10C21"/>
    <w:rsid w:val="00C222D3"/>
    <w:rsid w:val="00C360F1"/>
    <w:rsid w:val="00C65440"/>
    <w:rsid w:val="00C7000F"/>
    <w:rsid w:val="00C86EFE"/>
    <w:rsid w:val="00CA513E"/>
    <w:rsid w:val="00CB2BF4"/>
    <w:rsid w:val="00CC2B59"/>
    <w:rsid w:val="00CC4EE0"/>
    <w:rsid w:val="00CD10B1"/>
    <w:rsid w:val="00CD4BA2"/>
    <w:rsid w:val="00CE05F8"/>
    <w:rsid w:val="00CF4DDD"/>
    <w:rsid w:val="00D473D9"/>
    <w:rsid w:val="00D6005A"/>
    <w:rsid w:val="00D610F6"/>
    <w:rsid w:val="00D61963"/>
    <w:rsid w:val="00D62900"/>
    <w:rsid w:val="00D70A6E"/>
    <w:rsid w:val="00D90A61"/>
    <w:rsid w:val="00DB09AB"/>
    <w:rsid w:val="00DC0CE8"/>
    <w:rsid w:val="00E001D8"/>
    <w:rsid w:val="00E01525"/>
    <w:rsid w:val="00E03710"/>
    <w:rsid w:val="00E14E3A"/>
    <w:rsid w:val="00E32F4A"/>
    <w:rsid w:val="00E3341F"/>
    <w:rsid w:val="00E54482"/>
    <w:rsid w:val="00E6415C"/>
    <w:rsid w:val="00E95BC2"/>
    <w:rsid w:val="00EA34FB"/>
    <w:rsid w:val="00ED79F1"/>
    <w:rsid w:val="00EE2943"/>
    <w:rsid w:val="00EF3C48"/>
    <w:rsid w:val="00F00EFA"/>
    <w:rsid w:val="00F125C4"/>
    <w:rsid w:val="00F2065C"/>
    <w:rsid w:val="00F33A79"/>
    <w:rsid w:val="00F53310"/>
    <w:rsid w:val="00F53DC2"/>
    <w:rsid w:val="00F67B7F"/>
    <w:rsid w:val="00F74F30"/>
    <w:rsid w:val="00F8768C"/>
    <w:rsid w:val="00F91A92"/>
    <w:rsid w:val="00FB19AB"/>
    <w:rsid w:val="00FC276B"/>
    <w:rsid w:val="00FF46A9"/>
    <w:rsid w:val="00FF6BCC"/>
    <w:rsid w:val="01AA2CE1"/>
    <w:rsid w:val="01DA21C2"/>
    <w:rsid w:val="022D4CE9"/>
    <w:rsid w:val="02531BA3"/>
    <w:rsid w:val="02A63DFB"/>
    <w:rsid w:val="02E43F44"/>
    <w:rsid w:val="031D26E1"/>
    <w:rsid w:val="035813CF"/>
    <w:rsid w:val="035B03B5"/>
    <w:rsid w:val="046368F3"/>
    <w:rsid w:val="04A27705"/>
    <w:rsid w:val="04E77D87"/>
    <w:rsid w:val="05134DC5"/>
    <w:rsid w:val="05B5272F"/>
    <w:rsid w:val="05E3225A"/>
    <w:rsid w:val="06277FE7"/>
    <w:rsid w:val="066206D8"/>
    <w:rsid w:val="06BE01B6"/>
    <w:rsid w:val="06CE4281"/>
    <w:rsid w:val="0703491A"/>
    <w:rsid w:val="074F0A95"/>
    <w:rsid w:val="075600F5"/>
    <w:rsid w:val="081061EB"/>
    <w:rsid w:val="08700C54"/>
    <w:rsid w:val="08747AA2"/>
    <w:rsid w:val="09333325"/>
    <w:rsid w:val="09671F57"/>
    <w:rsid w:val="0A5849A7"/>
    <w:rsid w:val="0ABB1878"/>
    <w:rsid w:val="0B8E4DF6"/>
    <w:rsid w:val="0B9024DB"/>
    <w:rsid w:val="0B962DF3"/>
    <w:rsid w:val="0BCC1AA3"/>
    <w:rsid w:val="0BE559B7"/>
    <w:rsid w:val="0C9629D2"/>
    <w:rsid w:val="0D3209EB"/>
    <w:rsid w:val="0D901707"/>
    <w:rsid w:val="0DB94269"/>
    <w:rsid w:val="0E090461"/>
    <w:rsid w:val="0E385474"/>
    <w:rsid w:val="0E666D0B"/>
    <w:rsid w:val="0E9207C3"/>
    <w:rsid w:val="0EEB7B5C"/>
    <w:rsid w:val="0F715710"/>
    <w:rsid w:val="0F9524CC"/>
    <w:rsid w:val="0FB65E2B"/>
    <w:rsid w:val="0FC35D36"/>
    <w:rsid w:val="0FEF46CE"/>
    <w:rsid w:val="100A3FD1"/>
    <w:rsid w:val="10457140"/>
    <w:rsid w:val="10D06DDB"/>
    <w:rsid w:val="113B66F1"/>
    <w:rsid w:val="1165192A"/>
    <w:rsid w:val="121E36E9"/>
    <w:rsid w:val="125B7610"/>
    <w:rsid w:val="12E63352"/>
    <w:rsid w:val="130575DE"/>
    <w:rsid w:val="130A4DDC"/>
    <w:rsid w:val="133B4090"/>
    <w:rsid w:val="13500248"/>
    <w:rsid w:val="13B91F00"/>
    <w:rsid w:val="13C15C83"/>
    <w:rsid w:val="14536A9C"/>
    <w:rsid w:val="14C33314"/>
    <w:rsid w:val="14CC797D"/>
    <w:rsid w:val="15654696"/>
    <w:rsid w:val="158A1D57"/>
    <w:rsid w:val="158F637B"/>
    <w:rsid w:val="15A70DE6"/>
    <w:rsid w:val="15BB5754"/>
    <w:rsid w:val="15CC089C"/>
    <w:rsid w:val="16350CEB"/>
    <w:rsid w:val="16525DB7"/>
    <w:rsid w:val="169C0705"/>
    <w:rsid w:val="16D167F0"/>
    <w:rsid w:val="16DB6AE4"/>
    <w:rsid w:val="174173EB"/>
    <w:rsid w:val="17B2345D"/>
    <w:rsid w:val="17CB4454"/>
    <w:rsid w:val="180824D8"/>
    <w:rsid w:val="18620B25"/>
    <w:rsid w:val="18AB40BE"/>
    <w:rsid w:val="18DE7A71"/>
    <w:rsid w:val="193F5D06"/>
    <w:rsid w:val="19F26DEC"/>
    <w:rsid w:val="1AEB0E16"/>
    <w:rsid w:val="1B602FAF"/>
    <w:rsid w:val="1B887AD9"/>
    <w:rsid w:val="1BCA7856"/>
    <w:rsid w:val="1C317488"/>
    <w:rsid w:val="1C8B7721"/>
    <w:rsid w:val="1CEC357F"/>
    <w:rsid w:val="1D4070FC"/>
    <w:rsid w:val="1D68466E"/>
    <w:rsid w:val="1DB9630B"/>
    <w:rsid w:val="1E4E3C6A"/>
    <w:rsid w:val="1F154CB4"/>
    <w:rsid w:val="1F1A3920"/>
    <w:rsid w:val="1F2B5188"/>
    <w:rsid w:val="1F847380"/>
    <w:rsid w:val="1F920A7F"/>
    <w:rsid w:val="1FAA52A6"/>
    <w:rsid w:val="1FAF3DC7"/>
    <w:rsid w:val="1FE56231"/>
    <w:rsid w:val="1FFA55D6"/>
    <w:rsid w:val="1FFC2C36"/>
    <w:rsid w:val="20322DF0"/>
    <w:rsid w:val="211B3411"/>
    <w:rsid w:val="219B0FD4"/>
    <w:rsid w:val="21B80375"/>
    <w:rsid w:val="21D63382"/>
    <w:rsid w:val="21DD4092"/>
    <w:rsid w:val="22C676BF"/>
    <w:rsid w:val="2318177D"/>
    <w:rsid w:val="23511E05"/>
    <w:rsid w:val="23BE6226"/>
    <w:rsid w:val="23E62BEB"/>
    <w:rsid w:val="23FE56E3"/>
    <w:rsid w:val="243F186E"/>
    <w:rsid w:val="24DD5315"/>
    <w:rsid w:val="24E24644"/>
    <w:rsid w:val="25176A96"/>
    <w:rsid w:val="25646291"/>
    <w:rsid w:val="26EE59B6"/>
    <w:rsid w:val="272C4158"/>
    <w:rsid w:val="273265A4"/>
    <w:rsid w:val="2733400E"/>
    <w:rsid w:val="27811170"/>
    <w:rsid w:val="27871A8C"/>
    <w:rsid w:val="27A65725"/>
    <w:rsid w:val="27DA0584"/>
    <w:rsid w:val="2801577A"/>
    <w:rsid w:val="28196C62"/>
    <w:rsid w:val="28AF690A"/>
    <w:rsid w:val="29346765"/>
    <w:rsid w:val="29736FF0"/>
    <w:rsid w:val="29A125B0"/>
    <w:rsid w:val="2AA15136"/>
    <w:rsid w:val="2B5F6092"/>
    <w:rsid w:val="2B6A7F20"/>
    <w:rsid w:val="2B90700D"/>
    <w:rsid w:val="2BFE1686"/>
    <w:rsid w:val="2BFEDE14"/>
    <w:rsid w:val="2C053D7B"/>
    <w:rsid w:val="2C0A09B3"/>
    <w:rsid w:val="2C533BBA"/>
    <w:rsid w:val="2D4A60F1"/>
    <w:rsid w:val="2DB70F7E"/>
    <w:rsid w:val="2E013105"/>
    <w:rsid w:val="2E55594D"/>
    <w:rsid w:val="2E570BFF"/>
    <w:rsid w:val="2EA5059B"/>
    <w:rsid w:val="2EA57BAD"/>
    <w:rsid w:val="2EA827A7"/>
    <w:rsid w:val="2EAF1606"/>
    <w:rsid w:val="2EDC1F67"/>
    <w:rsid w:val="2EE003DC"/>
    <w:rsid w:val="2EF16CF8"/>
    <w:rsid w:val="2F110291"/>
    <w:rsid w:val="2F2E6977"/>
    <w:rsid w:val="2F6407C0"/>
    <w:rsid w:val="2FCF570C"/>
    <w:rsid w:val="2FEFBE3B"/>
    <w:rsid w:val="303D352E"/>
    <w:rsid w:val="308A0996"/>
    <w:rsid w:val="30965D63"/>
    <w:rsid w:val="30D44C19"/>
    <w:rsid w:val="312A005B"/>
    <w:rsid w:val="314B4014"/>
    <w:rsid w:val="31845364"/>
    <w:rsid w:val="31ED0F38"/>
    <w:rsid w:val="320A37B4"/>
    <w:rsid w:val="33DC4012"/>
    <w:rsid w:val="340D1478"/>
    <w:rsid w:val="341A0803"/>
    <w:rsid w:val="343C213C"/>
    <w:rsid w:val="344F57B3"/>
    <w:rsid w:val="346E59FD"/>
    <w:rsid w:val="351F1FE9"/>
    <w:rsid w:val="35927869"/>
    <w:rsid w:val="35945820"/>
    <w:rsid w:val="359828C0"/>
    <w:rsid w:val="35F760A8"/>
    <w:rsid w:val="366E114A"/>
    <w:rsid w:val="37461C21"/>
    <w:rsid w:val="377957FF"/>
    <w:rsid w:val="37B96816"/>
    <w:rsid w:val="38797F08"/>
    <w:rsid w:val="38BF4365"/>
    <w:rsid w:val="393D5B16"/>
    <w:rsid w:val="39532520"/>
    <w:rsid w:val="39564FF4"/>
    <w:rsid w:val="3959027C"/>
    <w:rsid w:val="39CD736D"/>
    <w:rsid w:val="39FF3055"/>
    <w:rsid w:val="3A580C97"/>
    <w:rsid w:val="3AA41E80"/>
    <w:rsid w:val="3AAE11A4"/>
    <w:rsid w:val="3AC36FF4"/>
    <w:rsid w:val="3AFB74B1"/>
    <w:rsid w:val="3B1D4CDD"/>
    <w:rsid w:val="3B7039BC"/>
    <w:rsid w:val="3BE21092"/>
    <w:rsid w:val="3C72373D"/>
    <w:rsid w:val="3CA20EB4"/>
    <w:rsid w:val="3D3269E6"/>
    <w:rsid w:val="3DA41081"/>
    <w:rsid w:val="3E7D7B16"/>
    <w:rsid w:val="3EB67AF6"/>
    <w:rsid w:val="3EC07D2E"/>
    <w:rsid w:val="3ED956A2"/>
    <w:rsid w:val="3F3338D6"/>
    <w:rsid w:val="3F80626F"/>
    <w:rsid w:val="3F8446D6"/>
    <w:rsid w:val="40103D75"/>
    <w:rsid w:val="40934D25"/>
    <w:rsid w:val="40A01137"/>
    <w:rsid w:val="40E374F3"/>
    <w:rsid w:val="40FE0C6B"/>
    <w:rsid w:val="412E35F2"/>
    <w:rsid w:val="418D0BBC"/>
    <w:rsid w:val="419C1DB4"/>
    <w:rsid w:val="41B349FC"/>
    <w:rsid w:val="42110672"/>
    <w:rsid w:val="42197F4F"/>
    <w:rsid w:val="4246746F"/>
    <w:rsid w:val="425948C8"/>
    <w:rsid w:val="425F3539"/>
    <w:rsid w:val="42636A07"/>
    <w:rsid w:val="42734682"/>
    <w:rsid w:val="427E10A5"/>
    <w:rsid w:val="42CA74F1"/>
    <w:rsid w:val="42DF0DD7"/>
    <w:rsid w:val="432D30F1"/>
    <w:rsid w:val="434D6522"/>
    <w:rsid w:val="434F0C93"/>
    <w:rsid w:val="436A6A2C"/>
    <w:rsid w:val="43C626F7"/>
    <w:rsid w:val="43F718E6"/>
    <w:rsid w:val="44471B17"/>
    <w:rsid w:val="44932290"/>
    <w:rsid w:val="44985C53"/>
    <w:rsid w:val="44DD0EEE"/>
    <w:rsid w:val="45C65DFE"/>
    <w:rsid w:val="460F1412"/>
    <w:rsid w:val="46117E4B"/>
    <w:rsid w:val="46FD30B9"/>
    <w:rsid w:val="47840E73"/>
    <w:rsid w:val="479E4332"/>
    <w:rsid w:val="479E4E7F"/>
    <w:rsid w:val="47FE09F1"/>
    <w:rsid w:val="48534CF7"/>
    <w:rsid w:val="485F7BB5"/>
    <w:rsid w:val="488E74F4"/>
    <w:rsid w:val="48A23D3C"/>
    <w:rsid w:val="48BA7BC3"/>
    <w:rsid w:val="48E07EAB"/>
    <w:rsid w:val="496A3483"/>
    <w:rsid w:val="49B03C67"/>
    <w:rsid w:val="49B04B1C"/>
    <w:rsid w:val="49DD40F7"/>
    <w:rsid w:val="4A011018"/>
    <w:rsid w:val="4A116B7E"/>
    <w:rsid w:val="4A287BF5"/>
    <w:rsid w:val="4A4713DC"/>
    <w:rsid w:val="4A4C60E6"/>
    <w:rsid w:val="4AE26A1B"/>
    <w:rsid w:val="4B8B0CBF"/>
    <w:rsid w:val="4BC02444"/>
    <w:rsid w:val="4C05752B"/>
    <w:rsid w:val="4C512E4D"/>
    <w:rsid w:val="4E3F394F"/>
    <w:rsid w:val="4E984534"/>
    <w:rsid w:val="4F116ECC"/>
    <w:rsid w:val="4F3F3AAC"/>
    <w:rsid w:val="4F6866D3"/>
    <w:rsid w:val="4FF61C3E"/>
    <w:rsid w:val="503B49A0"/>
    <w:rsid w:val="50743E08"/>
    <w:rsid w:val="50830A71"/>
    <w:rsid w:val="50C11F81"/>
    <w:rsid w:val="52300DE2"/>
    <w:rsid w:val="527B608E"/>
    <w:rsid w:val="52B874D4"/>
    <w:rsid w:val="531815CD"/>
    <w:rsid w:val="5406050E"/>
    <w:rsid w:val="540A7F69"/>
    <w:rsid w:val="54212215"/>
    <w:rsid w:val="542E3DF3"/>
    <w:rsid w:val="545D3B46"/>
    <w:rsid w:val="547E5D67"/>
    <w:rsid w:val="54CD4EB0"/>
    <w:rsid w:val="551A4F36"/>
    <w:rsid w:val="558135B6"/>
    <w:rsid w:val="5582173C"/>
    <w:rsid w:val="558B651B"/>
    <w:rsid w:val="56394F01"/>
    <w:rsid w:val="568D14BD"/>
    <w:rsid w:val="56B9419A"/>
    <w:rsid w:val="56C07695"/>
    <w:rsid w:val="56C751FB"/>
    <w:rsid w:val="57E36810"/>
    <w:rsid w:val="57E97E61"/>
    <w:rsid w:val="57EB2A6C"/>
    <w:rsid w:val="57EC4456"/>
    <w:rsid w:val="57F76FDA"/>
    <w:rsid w:val="583061E5"/>
    <w:rsid w:val="58416F61"/>
    <w:rsid w:val="586C62A3"/>
    <w:rsid w:val="588F268E"/>
    <w:rsid w:val="58B52A0B"/>
    <w:rsid w:val="59964332"/>
    <w:rsid w:val="599773BB"/>
    <w:rsid w:val="599B7E69"/>
    <w:rsid w:val="59F06D53"/>
    <w:rsid w:val="5A636F86"/>
    <w:rsid w:val="5AB510D1"/>
    <w:rsid w:val="5AF31C8E"/>
    <w:rsid w:val="5B363038"/>
    <w:rsid w:val="5B394D50"/>
    <w:rsid w:val="5B3C4273"/>
    <w:rsid w:val="5BC266B0"/>
    <w:rsid w:val="5C0356C1"/>
    <w:rsid w:val="5C05322E"/>
    <w:rsid w:val="5C5C1DA8"/>
    <w:rsid w:val="5C6F1990"/>
    <w:rsid w:val="5CA45002"/>
    <w:rsid w:val="5D4F1C40"/>
    <w:rsid w:val="5D72569E"/>
    <w:rsid w:val="5DDB7D4F"/>
    <w:rsid w:val="5DE609D5"/>
    <w:rsid w:val="5E5364E1"/>
    <w:rsid w:val="5EA84E53"/>
    <w:rsid w:val="5EBD78C1"/>
    <w:rsid w:val="5ED349C1"/>
    <w:rsid w:val="5EE50BB0"/>
    <w:rsid w:val="5F004524"/>
    <w:rsid w:val="5F160FFE"/>
    <w:rsid w:val="5F6676B9"/>
    <w:rsid w:val="5FB41359"/>
    <w:rsid w:val="5FBD7582"/>
    <w:rsid w:val="5FF92532"/>
    <w:rsid w:val="605B3EFC"/>
    <w:rsid w:val="60D179DE"/>
    <w:rsid w:val="61056F17"/>
    <w:rsid w:val="612B2BF7"/>
    <w:rsid w:val="617154DC"/>
    <w:rsid w:val="61966FCA"/>
    <w:rsid w:val="61F13B02"/>
    <w:rsid w:val="6208505B"/>
    <w:rsid w:val="621B5F3E"/>
    <w:rsid w:val="6346458B"/>
    <w:rsid w:val="638F090B"/>
    <w:rsid w:val="64702C9C"/>
    <w:rsid w:val="648A674B"/>
    <w:rsid w:val="649A4F6A"/>
    <w:rsid w:val="64AA66B5"/>
    <w:rsid w:val="64CF5D2D"/>
    <w:rsid w:val="65465338"/>
    <w:rsid w:val="655E0D2E"/>
    <w:rsid w:val="6576570F"/>
    <w:rsid w:val="658D65CE"/>
    <w:rsid w:val="659D0716"/>
    <w:rsid w:val="66013714"/>
    <w:rsid w:val="66376E04"/>
    <w:rsid w:val="666D6E91"/>
    <w:rsid w:val="66C27AE0"/>
    <w:rsid w:val="675858CA"/>
    <w:rsid w:val="676240D2"/>
    <w:rsid w:val="67DA02D6"/>
    <w:rsid w:val="67E94864"/>
    <w:rsid w:val="680166A7"/>
    <w:rsid w:val="68D2164E"/>
    <w:rsid w:val="69156A18"/>
    <w:rsid w:val="69731B92"/>
    <w:rsid w:val="6A1168D9"/>
    <w:rsid w:val="6A2139E4"/>
    <w:rsid w:val="6AC64B63"/>
    <w:rsid w:val="6AD02C9D"/>
    <w:rsid w:val="6B1E2619"/>
    <w:rsid w:val="6B563179"/>
    <w:rsid w:val="6C077098"/>
    <w:rsid w:val="6C5F3B07"/>
    <w:rsid w:val="6D0D2054"/>
    <w:rsid w:val="6D36259F"/>
    <w:rsid w:val="6E4A2B82"/>
    <w:rsid w:val="6EE10FFE"/>
    <w:rsid w:val="6F415AED"/>
    <w:rsid w:val="6F980F1F"/>
    <w:rsid w:val="6FC777D1"/>
    <w:rsid w:val="6FEF67EE"/>
    <w:rsid w:val="701B5DA7"/>
    <w:rsid w:val="70271D19"/>
    <w:rsid w:val="70566056"/>
    <w:rsid w:val="72157032"/>
    <w:rsid w:val="724B29A6"/>
    <w:rsid w:val="725418A4"/>
    <w:rsid w:val="72852A39"/>
    <w:rsid w:val="72854C0C"/>
    <w:rsid w:val="72C83092"/>
    <w:rsid w:val="72F973C9"/>
    <w:rsid w:val="733064C4"/>
    <w:rsid w:val="7375796F"/>
    <w:rsid w:val="73C826FA"/>
    <w:rsid w:val="73C87C63"/>
    <w:rsid w:val="74096E1C"/>
    <w:rsid w:val="74125401"/>
    <w:rsid w:val="743D6F86"/>
    <w:rsid w:val="7494430D"/>
    <w:rsid w:val="74E87C93"/>
    <w:rsid w:val="75665FB6"/>
    <w:rsid w:val="75C45D15"/>
    <w:rsid w:val="770259C5"/>
    <w:rsid w:val="773241F3"/>
    <w:rsid w:val="7736048F"/>
    <w:rsid w:val="77874104"/>
    <w:rsid w:val="77B804E6"/>
    <w:rsid w:val="78003F98"/>
    <w:rsid w:val="782E15F1"/>
    <w:rsid w:val="788A22FF"/>
    <w:rsid w:val="79CF31D6"/>
    <w:rsid w:val="7A03490F"/>
    <w:rsid w:val="7A6E3306"/>
    <w:rsid w:val="7A7B6ADC"/>
    <w:rsid w:val="7A840076"/>
    <w:rsid w:val="7AFC12DF"/>
    <w:rsid w:val="7AFEB768"/>
    <w:rsid w:val="7B111805"/>
    <w:rsid w:val="7B487F04"/>
    <w:rsid w:val="7B6F1043"/>
    <w:rsid w:val="7B7B5D02"/>
    <w:rsid w:val="7B9D4561"/>
    <w:rsid w:val="7BDB663B"/>
    <w:rsid w:val="7BE07E6C"/>
    <w:rsid w:val="7C1052E5"/>
    <w:rsid w:val="7C7F1B80"/>
    <w:rsid w:val="7CF4105B"/>
    <w:rsid w:val="7D0F0F5E"/>
    <w:rsid w:val="7D7F29C1"/>
    <w:rsid w:val="7DB749F5"/>
    <w:rsid w:val="7DFB6B85"/>
    <w:rsid w:val="7E135274"/>
    <w:rsid w:val="7E6D434E"/>
    <w:rsid w:val="7E8060C9"/>
    <w:rsid w:val="7F0E0A2F"/>
    <w:rsid w:val="7FBA3062"/>
    <w:rsid w:val="7FCD3F6B"/>
    <w:rsid w:val="7FE54CBD"/>
    <w:rsid w:val="7FFC2D6D"/>
    <w:rsid w:val="7FFF3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42A5BDBE-9A98-45A8-B760-9F4FF743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3">
    <w:name w:val="toc 3"/>
    <w:basedOn w:val="a"/>
    <w:next w:val="a"/>
    <w:uiPriority w:val="39"/>
    <w:unhideWhenUsed/>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unhideWhenUsed/>
  </w:style>
  <w:style w:type="paragraph" w:styleId="2">
    <w:name w:val="toc 2"/>
    <w:basedOn w:val="a"/>
    <w:next w:val="a"/>
    <w:uiPriority w:val="39"/>
    <w:unhideWhenUsed/>
    <w:pPr>
      <w:ind w:leftChars="200" w:left="420"/>
    </w:pPr>
  </w:style>
  <w:style w:type="paragraph" w:styleId="a8">
    <w:name w:val="Normal (Web)"/>
    <w:basedOn w:val="a"/>
    <w:uiPriority w:val="99"/>
    <w:unhideWhenUsed/>
    <w:qFormat/>
    <w:pPr>
      <w:spacing w:beforeAutospacing="1" w:afterAutospacing="1"/>
      <w:jc w:val="left"/>
    </w:pPr>
    <w:rPr>
      <w:rFonts w:cs="Times New Roman"/>
      <w:kern w:val="0"/>
      <w:sz w:val="24"/>
    </w:r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rsid w:val="009F4B7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aike.baidu.com/item/%E6%90%9C%E7%B4%A2%E6%8A%80%E6%9C%AF/1447197" TargetMode="External"/><Relationship Id="rId18" Type="http://schemas.openxmlformats.org/officeDocument/2006/relationships/hyperlink" Target="https://baike.baidu.com/item/%E6%8E%A8%E8%8D%90%E7%B3%BB%E7%BB%9F" TargetMode="External"/><Relationship Id="rId26" Type="http://schemas.openxmlformats.org/officeDocument/2006/relationships/image" Target="media/image8.png"/><Relationship Id="rId39" Type="http://schemas.openxmlformats.org/officeDocument/2006/relationships/image" Target="media/image160.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8%87%AA%E7%84%B6%E8%AF%AD%E8%A8%80%E5%A4%84%E7%90%86/36573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A0%B7%E6%9C%AC%E6%95%B0%E6%8D%AE/12726279"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baike.baidu.com/item/%E6%9C%BA%E5%99%A8%E7%BF%BB%E8%AF%91/411793"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baike.baidu.com/item/%E6%8E%A8%E8%8D%90%E7%B3%BB%E7%BB%9F"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6%95%B0%E6%8D%AE%E6%8C%96%E6%8E%98/216477"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baike.baidu.com/item/%E5%9B%BE%E5%83%8F/773234" TargetMode="External"/><Relationship Id="rId17" Type="http://schemas.openxmlformats.org/officeDocument/2006/relationships/hyperlink" Target="https://baike.baidu.com/item/%E5%A4%9A%E5%AA%92%E4%BD%93%E5%AD%A6%E4%B9%A0/1052881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50.png"/><Relationship Id="rId46" Type="http://schemas.openxmlformats.org/officeDocument/2006/relationships/footer" Target="footer2.xml"/><Relationship Id="rId20" Type="http://schemas.openxmlformats.org/officeDocument/2006/relationships/hyperlink" Target="https://baike.baidu.com/item/%E7%94%B5%E5%AD%90%E5%95%86%E5%8A%A1/98106" TargetMode="Externa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29</Pages>
  <Words>2423</Words>
  <Characters>13813</Characters>
  <Application>Microsoft Office Word</Application>
  <DocSecurity>0</DocSecurity>
  <Lines>115</Lines>
  <Paragraphs>32</Paragraphs>
  <ScaleCrop>false</ScaleCrop>
  <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后 永胜</cp:lastModifiedBy>
  <cp:revision>373</cp:revision>
  <dcterms:created xsi:type="dcterms:W3CDTF">2019-11-26T07:18:00Z</dcterms:created>
  <dcterms:modified xsi:type="dcterms:W3CDTF">2019-12-14T02:06:00Z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